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2F02A2" w:rsidRDefault="008906DA" w:rsidP="00F15282">
      <w:pPr>
        <w:widowControl/>
        <w:snapToGrid w:val="0"/>
        <w:ind w:firstLine="420"/>
        <w:jc w:val="left"/>
        <w:rPr>
          <w:rFonts w:cs="宋体"/>
          <w:color w:val="000000"/>
          <w:kern w:val="0"/>
          <w:szCs w:val="21"/>
        </w:rPr>
      </w:pPr>
      <w:bookmarkStart w:id="0" w:name="_Hlk27428058"/>
      <w:commentRangeStart w:id="1"/>
      <w:commentRangeEnd w:id="1"/>
      <w:r>
        <w:rPr>
          <w:rStyle w:val="af2"/>
        </w:rPr>
        <w:commentReference w:id="1"/>
      </w:r>
    </w:p>
    <w:p w14:paraId="032D683B" w14:textId="77777777" w:rsidR="00F15282" w:rsidRPr="002F02A2" w:rsidRDefault="00F15282" w:rsidP="00F15282">
      <w:pPr>
        <w:widowControl/>
        <w:snapToGrid w:val="0"/>
        <w:ind w:firstLine="480"/>
        <w:jc w:val="left"/>
        <w:rPr>
          <w:rFonts w:cs="宋体"/>
          <w:color w:val="000000"/>
          <w:kern w:val="0"/>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Default="00F15282" w:rsidP="00F15282">
      <w:pPr>
        <w:widowControl/>
        <w:snapToGrid w:val="0"/>
        <w:ind w:firstLine="480"/>
        <w:jc w:val="left"/>
        <w:rPr>
          <w:rFonts w:cs="宋体"/>
          <w:color w:val="000000"/>
          <w:kern w:val="0"/>
          <w:szCs w:val="21"/>
        </w:rPr>
      </w:pPr>
    </w:p>
    <w:p w14:paraId="6EDBF7C3" w14:textId="77777777" w:rsidR="00F15282" w:rsidRPr="00F15282" w:rsidRDefault="00F15282" w:rsidP="00F15282">
      <w:pPr>
        <w:pStyle w:val="src"/>
        <w:numPr>
          <w:ilvl w:val="0"/>
          <w:numId w:val="26"/>
        </w:numPr>
        <w:shd w:val="clear" w:color="auto" w:fill="FFFFFF"/>
        <w:spacing w:before="0" w:beforeAutospacing="0" w:after="30" w:afterAutospacing="0" w:line="315" w:lineRule="atLeast"/>
        <w:ind w:firstLine="420"/>
        <w:rPr>
          <w:rFonts w:ascii="Times New Roman" w:hAnsi="Times New Roman" w:cs="Times New Roman"/>
          <w:color w:val="2A2B2E"/>
          <w:sz w:val="28"/>
          <w:szCs w:val="28"/>
        </w:rPr>
      </w:pPr>
      <w:commentRangeStart w:id="2"/>
      <w:r w:rsidRPr="00F15282">
        <w:rPr>
          <w:rFonts w:ascii="Times New Roman" w:hAnsi="Times New Roman" w:cs="Times New Roman"/>
          <w:color w:val="2A2B2E"/>
          <w:sz w:val="28"/>
          <w:szCs w:val="28"/>
        </w:rPr>
        <w:t>Development</w:t>
      </w:r>
      <w:commentRangeEnd w:id="2"/>
      <w:r w:rsidR="00C77A46">
        <w:rPr>
          <w:rStyle w:val="af2"/>
          <w:rFonts w:ascii="Arial" w:hAnsi="Arial" w:cstheme="minorBidi"/>
          <w:kern w:val="2"/>
        </w:rPr>
        <w:commentReference w:id="2"/>
      </w:r>
      <w:r w:rsidRPr="00F15282">
        <w:rPr>
          <w:rFonts w:ascii="Times New Roman" w:hAnsi="Times New Roman" w:cs="Times New Roman"/>
          <w:color w:val="2A2B2E"/>
          <w:sz w:val="28"/>
          <w:szCs w:val="28"/>
        </w:rPr>
        <w:t xml:space="preserve"> of WAN communication software based on </w:t>
      </w:r>
      <w:proofErr w:type="gramStart"/>
      <w:r w:rsidRPr="00F15282">
        <w:rPr>
          <w:rFonts w:ascii="Times New Roman" w:hAnsi="Times New Roman" w:cs="Times New Roman"/>
          <w:color w:val="2A2B2E"/>
          <w:sz w:val="28"/>
          <w:szCs w:val="28"/>
        </w:rPr>
        <w:t>QT</w:t>
      </w:r>
      <w:proofErr w:type="gramEnd"/>
    </w:p>
    <w:p w14:paraId="396151B0" w14:textId="56507657" w:rsidR="00F15282" w:rsidRDefault="00F15282" w:rsidP="00F15282">
      <w:pPr>
        <w:widowControl/>
        <w:snapToGrid w:val="0"/>
        <w:ind w:firstLine="480"/>
        <w:jc w:val="left"/>
        <w:rPr>
          <w:rFonts w:ascii="宋体" w:hAnsi="宋体" w:cs="宋体"/>
          <w:color w:val="000000"/>
          <w:kern w:val="0"/>
          <w:szCs w:val="21"/>
        </w:rPr>
      </w:pPr>
    </w:p>
    <w:p w14:paraId="67D8DB25" w14:textId="055BF7BB" w:rsidR="00F15282" w:rsidRDefault="00F15282" w:rsidP="00F15282">
      <w:pPr>
        <w:widowControl/>
        <w:snapToGrid w:val="0"/>
        <w:ind w:firstLine="480"/>
        <w:jc w:val="left"/>
        <w:rPr>
          <w:rFonts w:ascii="宋体" w:hAnsi="宋体" w:cs="宋体"/>
          <w:color w:val="000000"/>
          <w:kern w:val="0"/>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jc w:val="left"/>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35014D9E" w:rsidR="00F15282" w:rsidRPr="008B768F" w:rsidRDefault="008A6650" w:rsidP="008A6650">
            <w:pPr>
              <w:widowControl/>
              <w:spacing w:line="567" w:lineRule="exact"/>
              <w:ind w:firstLineChars="0" w:firstLine="0"/>
              <w:jc w:val="center"/>
              <w:rPr>
                <w:rFonts w:eastAsia="隶书"/>
                <w:kern w:val="0"/>
                <w:sz w:val="32"/>
              </w:rPr>
            </w:pPr>
            <w:r w:rsidRPr="008A6650">
              <w:rPr>
                <w:rFonts w:eastAsia="隶书" w:hint="eastAsia"/>
                <w:kern w:val="0"/>
                <w:sz w:val="32"/>
                <w:szCs w:val="32"/>
              </w:rPr>
              <w:t>通信</w:t>
            </w:r>
            <w:r w:rsidRPr="008A6650">
              <w:rPr>
                <w:rFonts w:ascii="隶书" w:eastAsia="隶书" w:hint="eastAsia"/>
                <w:kern w:val="0"/>
                <w:sz w:val="32"/>
                <w:szCs w:val="32"/>
              </w:rPr>
              <w:t>194</w:t>
            </w:r>
            <w:r w:rsidRPr="008A6650">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proofErr w:type="gramStart"/>
            <w:r>
              <w:rPr>
                <w:rFonts w:ascii="Calibri" w:eastAsia="隶书" w:hAnsi="Calibri" w:cs="宋体" w:hint="eastAsia"/>
                <w:kern w:val="0"/>
                <w:sz w:val="32"/>
                <w:lang w:val="en-GB"/>
              </w:rPr>
              <w:t>黄全瑞</w:t>
            </w:r>
            <w:proofErr w:type="gramEnd"/>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B768F" w:rsidRDefault="008A6650" w:rsidP="008A6650">
            <w:pPr>
              <w:widowControl/>
              <w:spacing w:line="567" w:lineRule="exact"/>
              <w:ind w:firstLineChars="0" w:firstLine="0"/>
              <w:jc w:val="center"/>
              <w:rPr>
                <w:rFonts w:eastAsia="隶书"/>
                <w:kern w:val="0"/>
                <w:sz w:val="32"/>
                <w:szCs w:val="32"/>
              </w:rPr>
            </w:pPr>
            <w:r>
              <w:rPr>
                <w:rFonts w:eastAsia="隶书"/>
                <w:kern w:val="0"/>
                <w:sz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jc w:val="left"/>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5F59C7EF" w:rsidR="00F15282" w:rsidRPr="00777182" w:rsidRDefault="008906DA" w:rsidP="008A6650">
            <w:pPr>
              <w:widowControl/>
              <w:spacing w:line="567" w:lineRule="exact"/>
              <w:ind w:firstLineChars="0" w:firstLine="0"/>
              <w:jc w:val="center"/>
              <w:rPr>
                <w:rFonts w:ascii="隶书" w:eastAsia="隶书" w:cs="宋体"/>
                <w:kern w:val="0"/>
                <w:sz w:val="32"/>
              </w:rPr>
            </w:pPr>
            <w:ins w:id="3" w:author="rv734" w:date="2023-05-03T15:21:00Z">
              <w:r>
                <w:rPr>
                  <w:rFonts w:ascii="隶书" w:eastAsia="隶书" w:cs="宋体" w:hint="eastAsia"/>
                  <w:kern w:val="0"/>
                  <w:sz w:val="32"/>
                </w:rPr>
                <w:t>广西民族师范学院</w:t>
              </w:r>
            </w:ins>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8B768F" w14:paraId="25101629" w14:textId="77777777" w:rsidTr="00F15282">
        <w:trPr>
          <w:trHeight w:val="617"/>
          <w:jc w:val="center"/>
        </w:trPr>
        <w:tc>
          <w:tcPr>
            <w:tcW w:w="2154" w:type="dxa"/>
            <w:vAlign w:val="center"/>
          </w:tcPr>
          <w:p w14:paraId="593A762E" w14:textId="77777777" w:rsidR="00F15282" w:rsidRPr="008B768F" w:rsidRDefault="00F15282" w:rsidP="00F15282">
            <w:pPr>
              <w:tabs>
                <w:tab w:val="left" w:pos="735"/>
                <w:tab w:val="left" w:pos="7875"/>
              </w:tabs>
              <w:spacing w:beforeLines="50" w:before="163" w:line="640" w:lineRule="exact"/>
              <w:ind w:firstLineChars="0" w:firstLine="0"/>
              <w:jc w:val="left"/>
              <w:rPr>
                <w:rFonts w:ascii="隶书" w:eastAsia="隶书"/>
                <w:sz w:val="30"/>
                <w:szCs w:val="30"/>
              </w:rPr>
            </w:pPr>
            <w:r w:rsidRPr="008B768F">
              <w:rPr>
                <w:rFonts w:eastAsia="楷体_GB2312" w:hint="eastAsia"/>
                <w:b/>
                <w:sz w:val="30"/>
                <w:szCs w:val="30"/>
              </w:rPr>
              <w:t>完成日期</w:t>
            </w:r>
          </w:p>
        </w:tc>
        <w:tc>
          <w:tcPr>
            <w:tcW w:w="4278" w:type="dxa"/>
            <w:vAlign w:val="center"/>
          </w:tcPr>
          <w:p w14:paraId="32D4B427" w14:textId="29AF96B4" w:rsidR="00F15282" w:rsidRPr="008A6650" w:rsidRDefault="008A6650" w:rsidP="006C07F2">
            <w:pPr>
              <w:tabs>
                <w:tab w:val="left" w:pos="735"/>
                <w:tab w:val="left" w:pos="7875"/>
              </w:tabs>
              <w:spacing w:beforeLines="50" w:before="163" w:line="640" w:lineRule="exact"/>
              <w:ind w:firstLineChars="0" w:firstLine="0"/>
              <w:jc w:val="center"/>
              <w:rPr>
                <w:rFonts w:ascii="隶书" w:eastAsia="隶书"/>
                <w:sz w:val="30"/>
                <w:szCs w:val="30"/>
              </w:rPr>
            </w:pPr>
            <w:r w:rsidRPr="008A6650">
              <w:rPr>
                <w:rFonts w:ascii="隶书" w:eastAsia="隶书" w:hint="eastAsia"/>
                <w:b/>
                <w:sz w:val="30"/>
                <w:szCs w:val="30"/>
              </w:rPr>
              <w:t>2023年4月10日</w:t>
            </w:r>
          </w:p>
        </w:tc>
      </w:tr>
    </w:tbl>
    <w:p w14:paraId="343B79E1" w14:textId="77777777" w:rsidR="00F15282" w:rsidRPr="00D366F5" w:rsidRDefault="00F15282" w:rsidP="00F15282">
      <w:pPr>
        <w:widowControl/>
        <w:snapToGrid w:val="0"/>
        <w:ind w:firstLine="480"/>
        <w:jc w:val="left"/>
        <w:rPr>
          <w:rFonts w:ascii="宋体" w:hAnsi="宋体" w:cs="宋体"/>
          <w:color w:val="000000"/>
          <w:kern w:val="0"/>
          <w:szCs w:val="21"/>
        </w:rPr>
      </w:pPr>
    </w:p>
    <w:bookmarkEnd w:id="0"/>
    <w:p w14:paraId="2B0FB9F5" w14:textId="77777777" w:rsidR="00F15282" w:rsidRDefault="00F15282">
      <w:pPr>
        <w:widowControl/>
        <w:ind w:firstLineChars="0" w:firstLine="0"/>
        <w:jc w:val="left"/>
      </w:pPr>
      <w:r>
        <w:br w:type="page"/>
      </w:r>
    </w:p>
    <w:p w14:paraId="131CE29B" w14:textId="77777777" w:rsidR="00A70BBC" w:rsidRPr="00A70BBC" w:rsidRDefault="00A70BBC" w:rsidP="006C07F2">
      <w:pPr>
        <w:ind w:firstLineChars="0" w:firstLine="0"/>
        <w:jc w:val="center"/>
        <w:rPr>
          <w:rFonts w:ascii="黑体" w:eastAsia="黑体" w:hAnsi="黑体" w:cs="宋体"/>
          <w:color w:val="000000"/>
          <w:kern w:val="0"/>
          <w:sz w:val="32"/>
          <w:szCs w:val="32"/>
        </w:rPr>
      </w:pPr>
      <w:r w:rsidRPr="00A70BBC">
        <w:rPr>
          <w:rFonts w:ascii="黑体" w:eastAsia="黑体" w:hAnsi="黑体" w:cs="宋体"/>
          <w:color w:val="000000"/>
          <w:kern w:val="0"/>
          <w:sz w:val="32"/>
          <w:szCs w:val="32"/>
        </w:rPr>
        <w:lastRenderedPageBreak/>
        <w:t>基于QT的广域网通讯软件开发</w:t>
      </w:r>
    </w:p>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Default="00A3527C" w:rsidP="00A3527C">
      <w:pPr>
        <w:spacing w:beforeLines="50" w:before="163" w:afterLines="50" w:after="163"/>
        <w:ind w:firstLine="480"/>
        <w:jc w:val="left"/>
      </w:pPr>
      <w:commentRangeStart w:id="4"/>
      <w:r>
        <w:rPr>
          <w:rFonts w:hint="eastAsia"/>
        </w:rPr>
        <w:t>为解决</w:t>
      </w:r>
      <w:r>
        <w:t>L</w:t>
      </w:r>
      <w:r>
        <w:rPr>
          <w:rFonts w:hint="eastAsia"/>
        </w:rPr>
        <w:t>inux</w:t>
      </w:r>
      <w:r>
        <w:rPr>
          <w:rFonts w:hint="eastAsia"/>
        </w:rPr>
        <w:t>桌面操作系统兴起前提下的跨平台网络交流问题，本文设计了一款采用</w:t>
      </w:r>
      <w:r>
        <w:t>S/C</w:t>
      </w:r>
      <w:r>
        <w:rPr>
          <w:rFonts w:hint="eastAsia"/>
        </w:rPr>
        <w:t>网络架构的跨平台网络通信平台</w:t>
      </w:r>
      <w:r w:rsidR="006C07F2">
        <w:rPr>
          <w:rFonts w:hint="eastAsia"/>
        </w:rPr>
        <w:t>。</w:t>
      </w:r>
      <w:r>
        <w:rPr>
          <w:rFonts w:hint="eastAsia"/>
        </w:rPr>
        <w:t>所设计的通信平台软件</w:t>
      </w:r>
      <w:r w:rsidR="006C07F2">
        <w:rPr>
          <w:rFonts w:hint="eastAsia"/>
        </w:rPr>
        <w:t>在服务器上采用</w:t>
      </w:r>
      <w:r w:rsidR="006C07F2">
        <w:rPr>
          <w:rFonts w:hint="eastAsia"/>
        </w:rPr>
        <w:t>IO</w:t>
      </w:r>
      <w:r w:rsidR="006C07F2">
        <w:rPr>
          <w:rFonts w:hint="eastAsia"/>
        </w:rPr>
        <w:t>复用技术保证了通信平台软件的高并发需求</w:t>
      </w:r>
      <w:r w:rsidR="00EB1F2A">
        <w:rPr>
          <w:rFonts w:hint="eastAsia"/>
        </w:rPr>
        <w:t>。采用</w:t>
      </w:r>
      <w:r w:rsidR="00EB1F2A">
        <w:rPr>
          <w:rFonts w:hint="eastAsia"/>
        </w:rPr>
        <w:t>C++ Qt</w:t>
      </w:r>
      <w:r w:rsidR="00EB1F2A">
        <w:rPr>
          <w:rFonts w:hint="eastAsia"/>
        </w:rPr>
        <w:t>的方式编写</w:t>
      </w:r>
      <w:r w:rsidR="00EB1F2A">
        <w:rPr>
          <w:rFonts w:hint="eastAsia"/>
        </w:rPr>
        <w:t>UI</w:t>
      </w:r>
      <w:r w:rsidR="00EB1F2A">
        <w:rPr>
          <w:rFonts w:hint="eastAsia"/>
        </w:rPr>
        <w:t>程序。</w:t>
      </w:r>
      <w:r>
        <w:rPr>
          <w:rFonts w:hint="eastAsia"/>
        </w:rPr>
        <w:t>通过</w:t>
      </w:r>
      <w:r w:rsidR="006C07F2">
        <w:rPr>
          <w:rFonts w:hint="eastAsia"/>
        </w:rPr>
        <w:t>将</w:t>
      </w:r>
      <w:r>
        <w:rPr>
          <w:rFonts w:hint="eastAsia"/>
        </w:rPr>
        <w:t>简单文字通信流程、文件互传等功能集成在所设计的</w:t>
      </w:r>
      <w:r>
        <w:t>UI</w:t>
      </w:r>
      <w:r>
        <w:rPr>
          <w:rFonts w:hint="eastAsia"/>
        </w:rPr>
        <w:t>界面上，能够轻松解决</w:t>
      </w:r>
      <w:r>
        <w:t>W</w:t>
      </w:r>
      <w:r>
        <w:rPr>
          <w:rFonts w:hint="eastAsia"/>
        </w:rPr>
        <w:t>indows</w:t>
      </w:r>
      <w:r>
        <w:rPr>
          <w:rFonts w:hint="eastAsia"/>
        </w:rPr>
        <w:t>系统与</w:t>
      </w:r>
      <w:r>
        <w:t>L</w:t>
      </w:r>
      <w:r>
        <w:rPr>
          <w:rFonts w:hint="eastAsia"/>
        </w:rPr>
        <w:t>inux</w:t>
      </w:r>
      <w:r>
        <w:rPr>
          <w:rFonts w:hint="eastAsia"/>
        </w:rPr>
        <w:t>的互通问题。</w:t>
      </w:r>
      <w:r w:rsidR="005C4148">
        <w:rPr>
          <w:rFonts w:hint="eastAsia"/>
        </w:rPr>
        <w:t>软件</w:t>
      </w:r>
      <w:r>
        <w:rPr>
          <w:rFonts w:hint="eastAsia"/>
        </w:rPr>
        <w:t>经实测，所设计的系统能够实现预定功能，有利于促进后续互联网和计算机领域的发展。</w:t>
      </w:r>
      <w:commentRangeEnd w:id="4"/>
      <w:r w:rsidR="00F117BD">
        <w:rPr>
          <w:rStyle w:val="af2"/>
        </w:rPr>
        <w:commentReference w:id="4"/>
      </w:r>
    </w:p>
    <w:p w14:paraId="627758AF" w14:textId="77777777" w:rsidR="00EB1F2A" w:rsidRDefault="00EB1F2A" w:rsidP="00A3527C">
      <w:pPr>
        <w:spacing w:beforeLines="50" w:before="163" w:afterLines="50" w:after="163"/>
        <w:ind w:firstLine="480"/>
        <w:jc w:val="left"/>
      </w:pPr>
    </w:p>
    <w:p w14:paraId="14EFCDDA" w14:textId="20110507" w:rsidR="007B14F3" w:rsidRDefault="007B14F3" w:rsidP="0014250E">
      <w:pPr>
        <w:ind w:firstLine="482"/>
        <w:rPr>
          <w:rFonts w:ascii="宋体" w:hAnsi="宋体"/>
          <w:szCs w:val="24"/>
        </w:rPr>
      </w:pPr>
      <w:r w:rsidRPr="007B14F3">
        <w:rPr>
          <w:rFonts w:ascii="宋体" w:hAnsi="宋体" w:cs="宋体" w:hint="eastAsia"/>
          <w:b/>
          <w:kern w:val="0"/>
          <w:szCs w:val="21"/>
        </w:rPr>
        <w:t>关键词：</w:t>
      </w:r>
      <w:r w:rsidR="00A3527C" w:rsidRPr="007B14F3">
        <w:rPr>
          <w:rFonts w:ascii="宋体" w:hAnsi="宋体" w:hint="eastAsia"/>
          <w:szCs w:val="24"/>
        </w:rPr>
        <w:t xml:space="preserve"> </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ins w:id="5" w:author="rv734" w:date="2023-05-03T15:23:00Z">
        <w:r w:rsidR="00F117BD">
          <w:rPr>
            <w:rFonts w:ascii="宋体" w:hAnsi="宋体" w:hint="eastAsia"/>
            <w:szCs w:val="24"/>
          </w:rPr>
          <w:t>软件开发</w:t>
        </w:r>
      </w:ins>
    </w:p>
    <w:p w14:paraId="06C6A501" w14:textId="77777777" w:rsidR="00002086" w:rsidRDefault="00002086" w:rsidP="0014250E">
      <w:pPr>
        <w:ind w:firstLine="480"/>
        <w:rPr>
          <w:rFonts w:ascii="宋体" w:hAnsi="宋体"/>
          <w:szCs w:val="24"/>
        </w:rPr>
      </w:pPr>
    </w:p>
    <w:p w14:paraId="6DED13B8" w14:textId="77777777" w:rsidR="00002086" w:rsidRDefault="00002086"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647C8E">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0" w:footer="992" w:gutter="0"/>
          <w:pgNumType w:fmt="upperRoman"/>
          <w:cols w:space="425"/>
          <w:docGrid w:type="lines" w:linePitch="326"/>
        </w:sectPr>
      </w:pPr>
    </w:p>
    <w:p w14:paraId="4817A1FA" w14:textId="77777777" w:rsidR="00A70BBC" w:rsidRPr="00A70BBC" w:rsidRDefault="00A70BBC" w:rsidP="00A70BBC">
      <w:pPr>
        <w:widowControl/>
        <w:numPr>
          <w:ilvl w:val="0"/>
          <w:numId w:val="38"/>
        </w:numPr>
        <w:shd w:val="clear" w:color="auto" w:fill="FFFFFF"/>
        <w:spacing w:after="30" w:line="315" w:lineRule="atLeast"/>
        <w:ind w:firstLineChars="0" w:firstLine="420"/>
        <w:jc w:val="center"/>
        <w:rPr>
          <w:rFonts w:ascii="Times New Roman" w:eastAsia="黑体" w:hAnsi="Times New Roman" w:cs="Times New Roman"/>
          <w:color w:val="2A2B2E"/>
          <w:kern w:val="0"/>
          <w:sz w:val="32"/>
          <w:szCs w:val="32"/>
        </w:rPr>
      </w:pPr>
      <w:commentRangeStart w:id="6"/>
      <w:r w:rsidRPr="00A70BBC">
        <w:rPr>
          <w:rFonts w:ascii="Times New Roman" w:eastAsia="黑体" w:hAnsi="Times New Roman" w:cs="Times New Roman"/>
          <w:color w:val="2A2B2E"/>
          <w:kern w:val="0"/>
          <w:sz w:val="32"/>
          <w:szCs w:val="32"/>
        </w:rPr>
        <w:lastRenderedPageBreak/>
        <w:t>Development of WAN communication software based on QT</w:t>
      </w:r>
    </w:p>
    <w:p w14:paraId="269DD77B" w14:textId="7E66CE5D" w:rsidR="007B14F3" w:rsidRDefault="007B14F3" w:rsidP="007B14F3">
      <w:pPr>
        <w:ind w:firstLine="643"/>
        <w:jc w:val="center"/>
        <w:rPr>
          <w:rFonts w:ascii="Times New Roman" w:hAnsi="Times New Roman" w:cs="Times New Roman"/>
          <w:b/>
          <w:bCs/>
          <w:sz w:val="32"/>
          <w:szCs w:val="32"/>
        </w:rPr>
      </w:pPr>
      <w:r w:rsidRPr="007B14F3">
        <w:rPr>
          <w:rFonts w:ascii="Times New Roman" w:hAnsi="Times New Roman" w:cs="Times New Roman"/>
          <w:b/>
          <w:bCs/>
          <w:sz w:val="32"/>
          <w:szCs w:val="32"/>
        </w:rPr>
        <w:t>Abstract</w:t>
      </w:r>
      <w:commentRangeEnd w:id="6"/>
      <w:r w:rsidR="007064DB">
        <w:rPr>
          <w:rStyle w:val="af2"/>
        </w:rPr>
        <w:commentReference w:id="6"/>
      </w:r>
    </w:p>
    <w:p w14:paraId="73BED553" w14:textId="151822B6" w:rsidR="00EB1F2A" w:rsidRDefault="00EB1F2A"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bookmarkStart w:id="7" w:name="OLE_LINK3"/>
      <w:r w:rsidRPr="00EB1F2A">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p>
    <w:bookmarkEnd w:id="7"/>
    <w:p w14:paraId="71B609B7" w14:textId="77777777" w:rsidR="003B6141" w:rsidRDefault="003B6141"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Pr="00705845">
        <w:rPr>
          <w:rStyle w:val="transsent"/>
          <w:rFonts w:ascii="Times New Roman" w:hAnsi="Times New Roman" w:cs="Times New Roman"/>
          <w:color w:val="000000" w:themeColor="text1"/>
          <w:kern w:val="2"/>
          <w:shd w:val="clear" w:color="auto" w:fill="FFFFFF"/>
        </w:rPr>
        <w:t xml:space="preserve"> S/C architecture; Network communication;</w:t>
      </w:r>
    </w:p>
    <w:p w14:paraId="4124237E" w14:textId="77777777" w:rsidR="00705845" w:rsidRPr="00705845" w:rsidRDefault="00705845"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jc w:val="left"/>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Arial" w:eastAsia="宋体" w:hAnsi="Arial" w:cstheme="minorBidi"/>
          <w:color w:val="auto"/>
          <w:kern w:val="2"/>
          <w:sz w:val="24"/>
          <w:szCs w:val="22"/>
          <w:lang w:val="zh-CN"/>
        </w:rPr>
        <w:id w:val="982665139"/>
        <w:docPartObj>
          <w:docPartGallery w:val="Table of Contents"/>
          <w:docPartUnique/>
        </w:docPartObj>
      </w:sdtPr>
      <w:sdtEndPr>
        <w:rPr>
          <w:b/>
          <w:bCs/>
        </w:rPr>
      </w:sdtEndPr>
      <w:sdtContent>
        <w:p w14:paraId="267BECAF" w14:textId="45A31AD6" w:rsidR="0062355A" w:rsidRPr="0062355A" w:rsidRDefault="0062355A" w:rsidP="0062355A">
          <w:pPr>
            <w:pStyle w:val="TOC"/>
            <w:ind w:firstLine="480"/>
            <w:jc w:val="center"/>
            <w:rPr>
              <w:rFonts w:ascii="黑体" w:eastAsia="黑体" w:hAnsi="黑体"/>
              <w:color w:val="000000" w:themeColor="text1"/>
            </w:rPr>
          </w:pPr>
          <w:r w:rsidRPr="0062355A">
            <w:rPr>
              <w:rFonts w:ascii="黑体" w:eastAsia="黑体" w:hAnsi="黑体"/>
              <w:color w:val="000000" w:themeColor="text1"/>
              <w:lang w:val="zh-CN"/>
            </w:rPr>
            <w:t>目录</w:t>
          </w:r>
        </w:p>
        <w:p w14:paraId="46DF221A" w14:textId="42F761E2" w:rsidR="0030357C" w:rsidRDefault="00AB5B66">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r>
            <w:fldChar w:fldCharType="begin"/>
          </w:r>
          <w:r>
            <w:instrText xml:space="preserve"> TOC \o "1-3" \h \z \u </w:instrText>
          </w:r>
          <w:r>
            <w:fldChar w:fldCharType="separate"/>
          </w:r>
          <w:hyperlink w:anchor="_Toc134008019" w:history="1">
            <w:r w:rsidR="0030357C" w:rsidRPr="007018DA">
              <w:rPr>
                <w:rStyle w:val="aa"/>
                <w:noProof/>
              </w:rPr>
              <w:t>1</w:t>
            </w:r>
            <w:r w:rsidR="0030357C">
              <w:rPr>
                <w:rFonts w:eastAsiaTheme="minorEastAsia" w:hAnsiTheme="minorHAnsi"/>
                <w:b w:val="0"/>
                <w:bCs w:val="0"/>
                <w:caps w:val="0"/>
                <w:noProof/>
                <w:sz w:val="21"/>
                <w:szCs w:val="22"/>
                <w14:ligatures w14:val="standardContextual"/>
              </w:rPr>
              <w:tab/>
            </w:r>
            <w:r w:rsidR="0030357C" w:rsidRPr="007018DA">
              <w:rPr>
                <w:rStyle w:val="aa"/>
                <w:noProof/>
              </w:rPr>
              <w:t>绪论</w:t>
            </w:r>
            <w:r w:rsidR="0030357C">
              <w:rPr>
                <w:noProof/>
                <w:webHidden/>
              </w:rPr>
              <w:tab/>
            </w:r>
            <w:r w:rsidR="0030357C">
              <w:rPr>
                <w:noProof/>
                <w:webHidden/>
              </w:rPr>
              <w:fldChar w:fldCharType="begin"/>
            </w:r>
            <w:r w:rsidR="0030357C">
              <w:rPr>
                <w:noProof/>
                <w:webHidden/>
              </w:rPr>
              <w:instrText xml:space="preserve"> PAGEREF _Toc134008019 \h </w:instrText>
            </w:r>
            <w:r w:rsidR="0030357C">
              <w:rPr>
                <w:noProof/>
                <w:webHidden/>
              </w:rPr>
            </w:r>
            <w:r w:rsidR="0030357C">
              <w:rPr>
                <w:noProof/>
                <w:webHidden/>
              </w:rPr>
              <w:fldChar w:fldCharType="separate"/>
            </w:r>
            <w:r w:rsidR="0030357C">
              <w:rPr>
                <w:noProof/>
                <w:webHidden/>
              </w:rPr>
              <w:t>1</w:t>
            </w:r>
            <w:r w:rsidR="0030357C">
              <w:rPr>
                <w:noProof/>
                <w:webHidden/>
              </w:rPr>
              <w:fldChar w:fldCharType="end"/>
            </w:r>
          </w:hyperlink>
        </w:p>
        <w:p w14:paraId="792C1396" w14:textId="3AC59EEF"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0" w:history="1">
            <w:r w:rsidR="0030357C" w:rsidRPr="007018DA">
              <w:rPr>
                <w:rStyle w:val="aa"/>
                <w:noProof/>
              </w:rPr>
              <w:t>1.1</w:t>
            </w:r>
            <w:r w:rsidR="0030357C">
              <w:rPr>
                <w:rFonts w:eastAsiaTheme="minorEastAsia" w:hAnsiTheme="minorHAnsi"/>
                <w:smallCaps w:val="0"/>
                <w:noProof/>
                <w:sz w:val="21"/>
                <w:szCs w:val="22"/>
                <w14:ligatures w14:val="standardContextual"/>
              </w:rPr>
              <w:tab/>
            </w:r>
            <w:r w:rsidR="0030357C" w:rsidRPr="007018DA">
              <w:rPr>
                <w:rStyle w:val="aa"/>
                <w:noProof/>
              </w:rPr>
              <w:t>研究背景及意义</w:t>
            </w:r>
            <w:r w:rsidR="0030357C">
              <w:rPr>
                <w:noProof/>
                <w:webHidden/>
              </w:rPr>
              <w:tab/>
            </w:r>
            <w:r w:rsidR="0030357C">
              <w:rPr>
                <w:noProof/>
                <w:webHidden/>
              </w:rPr>
              <w:fldChar w:fldCharType="begin"/>
            </w:r>
            <w:r w:rsidR="0030357C">
              <w:rPr>
                <w:noProof/>
                <w:webHidden/>
              </w:rPr>
              <w:instrText xml:space="preserve"> PAGEREF _Toc134008020 \h </w:instrText>
            </w:r>
            <w:r w:rsidR="0030357C">
              <w:rPr>
                <w:noProof/>
                <w:webHidden/>
              </w:rPr>
            </w:r>
            <w:r w:rsidR="0030357C">
              <w:rPr>
                <w:noProof/>
                <w:webHidden/>
              </w:rPr>
              <w:fldChar w:fldCharType="separate"/>
            </w:r>
            <w:r w:rsidR="0030357C">
              <w:rPr>
                <w:noProof/>
                <w:webHidden/>
              </w:rPr>
              <w:t>1</w:t>
            </w:r>
            <w:r w:rsidR="0030357C">
              <w:rPr>
                <w:noProof/>
                <w:webHidden/>
              </w:rPr>
              <w:fldChar w:fldCharType="end"/>
            </w:r>
          </w:hyperlink>
        </w:p>
        <w:p w14:paraId="2AF86106" w14:textId="42A92468"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1" w:history="1">
            <w:r w:rsidR="0030357C" w:rsidRPr="007018DA">
              <w:rPr>
                <w:rStyle w:val="aa"/>
                <w:noProof/>
              </w:rPr>
              <w:t>1.2</w:t>
            </w:r>
            <w:r w:rsidR="0030357C">
              <w:rPr>
                <w:rFonts w:eastAsiaTheme="minorEastAsia" w:hAnsiTheme="minorHAnsi"/>
                <w:smallCaps w:val="0"/>
                <w:noProof/>
                <w:sz w:val="21"/>
                <w:szCs w:val="22"/>
                <w14:ligatures w14:val="standardContextual"/>
              </w:rPr>
              <w:tab/>
            </w:r>
            <w:r w:rsidR="0030357C" w:rsidRPr="007018DA">
              <w:rPr>
                <w:rStyle w:val="aa"/>
                <w:noProof/>
              </w:rPr>
              <w:t>研究内容以及难点</w:t>
            </w:r>
            <w:r w:rsidR="0030357C">
              <w:rPr>
                <w:noProof/>
                <w:webHidden/>
              </w:rPr>
              <w:tab/>
            </w:r>
            <w:r w:rsidR="0030357C">
              <w:rPr>
                <w:noProof/>
                <w:webHidden/>
              </w:rPr>
              <w:fldChar w:fldCharType="begin"/>
            </w:r>
            <w:r w:rsidR="0030357C">
              <w:rPr>
                <w:noProof/>
                <w:webHidden/>
              </w:rPr>
              <w:instrText xml:space="preserve"> PAGEREF _Toc134008021 \h </w:instrText>
            </w:r>
            <w:r w:rsidR="0030357C">
              <w:rPr>
                <w:noProof/>
                <w:webHidden/>
              </w:rPr>
            </w:r>
            <w:r w:rsidR="0030357C">
              <w:rPr>
                <w:noProof/>
                <w:webHidden/>
              </w:rPr>
              <w:fldChar w:fldCharType="separate"/>
            </w:r>
            <w:r w:rsidR="0030357C">
              <w:rPr>
                <w:noProof/>
                <w:webHidden/>
              </w:rPr>
              <w:t>1</w:t>
            </w:r>
            <w:r w:rsidR="0030357C">
              <w:rPr>
                <w:noProof/>
                <w:webHidden/>
              </w:rPr>
              <w:fldChar w:fldCharType="end"/>
            </w:r>
          </w:hyperlink>
        </w:p>
        <w:p w14:paraId="15AEDCA7" w14:textId="1C15BB0C" w:rsidR="0030357C" w:rsidRDefault="00000000">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22" w:history="1">
            <w:r w:rsidR="0030357C" w:rsidRPr="007018DA">
              <w:rPr>
                <w:rStyle w:val="aa"/>
                <w:noProof/>
              </w:rPr>
              <w:t>2</w:t>
            </w:r>
            <w:r w:rsidR="0030357C">
              <w:rPr>
                <w:rFonts w:eastAsiaTheme="minorEastAsia" w:hAnsiTheme="minorHAnsi"/>
                <w:b w:val="0"/>
                <w:bCs w:val="0"/>
                <w:caps w:val="0"/>
                <w:noProof/>
                <w:sz w:val="21"/>
                <w:szCs w:val="22"/>
                <w14:ligatures w14:val="standardContextual"/>
              </w:rPr>
              <w:tab/>
            </w:r>
            <w:r w:rsidR="0030357C" w:rsidRPr="007018DA">
              <w:rPr>
                <w:rStyle w:val="aa"/>
                <w:noProof/>
              </w:rPr>
              <w:t>研究思路和方案设计</w:t>
            </w:r>
            <w:r w:rsidR="0030357C">
              <w:rPr>
                <w:noProof/>
                <w:webHidden/>
              </w:rPr>
              <w:tab/>
            </w:r>
            <w:r w:rsidR="0030357C">
              <w:rPr>
                <w:noProof/>
                <w:webHidden/>
              </w:rPr>
              <w:fldChar w:fldCharType="begin"/>
            </w:r>
            <w:r w:rsidR="0030357C">
              <w:rPr>
                <w:noProof/>
                <w:webHidden/>
              </w:rPr>
              <w:instrText xml:space="preserve"> PAGEREF _Toc134008022 \h </w:instrText>
            </w:r>
            <w:r w:rsidR="0030357C">
              <w:rPr>
                <w:noProof/>
                <w:webHidden/>
              </w:rPr>
            </w:r>
            <w:r w:rsidR="0030357C">
              <w:rPr>
                <w:noProof/>
                <w:webHidden/>
              </w:rPr>
              <w:fldChar w:fldCharType="separate"/>
            </w:r>
            <w:r w:rsidR="0030357C">
              <w:rPr>
                <w:noProof/>
                <w:webHidden/>
              </w:rPr>
              <w:t>3</w:t>
            </w:r>
            <w:r w:rsidR="0030357C">
              <w:rPr>
                <w:noProof/>
                <w:webHidden/>
              </w:rPr>
              <w:fldChar w:fldCharType="end"/>
            </w:r>
          </w:hyperlink>
        </w:p>
        <w:p w14:paraId="7053B25B" w14:textId="68848404"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3" w:history="1">
            <w:r w:rsidR="0030357C" w:rsidRPr="007018DA">
              <w:rPr>
                <w:rStyle w:val="aa"/>
                <w:noProof/>
              </w:rPr>
              <w:t>2.1</w:t>
            </w:r>
            <w:r w:rsidR="0030357C">
              <w:rPr>
                <w:rFonts w:eastAsiaTheme="minorEastAsia" w:hAnsiTheme="minorHAnsi"/>
                <w:smallCaps w:val="0"/>
                <w:noProof/>
                <w:sz w:val="21"/>
                <w:szCs w:val="22"/>
                <w14:ligatures w14:val="standardContextual"/>
              </w:rPr>
              <w:tab/>
            </w:r>
            <w:r w:rsidR="0030357C" w:rsidRPr="007018DA">
              <w:rPr>
                <w:rStyle w:val="aa"/>
                <w:noProof/>
              </w:rPr>
              <w:t>项目简介</w:t>
            </w:r>
            <w:r w:rsidR="0030357C">
              <w:rPr>
                <w:noProof/>
                <w:webHidden/>
              </w:rPr>
              <w:tab/>
            </w:r>
            <w:r w:rsidR="0030357C">
              <w:rPr>
                <w:noProof/>
                <w:webHidden/>
              </w:rPr>
              <w:fldChar w:fldCharType="begin"/>
            </w:r>
            <w:r w:rsidR="0030357C">
              <w:rPr>
                <w:noProof/>
                <w:webHidden/>
              </w:rPr>
              <w:instrText xml:space="preserve"> PAGEREF _Toc134008023 \h </w:instrText>
            </w:r>
            <w:r w:rsidR="0030357C">
              <w:rPr>
                <w:noProof/>
                <w:webHidden/>
              </w:rPr>
            </w:r>
            <w:r w:rsidR="0030357C">
              <w:rPr>
                <w:noProof/>
                <w:webHidden/>
              </w:rPr>
              <w:fldChar w:fldCharType="separate"/>
            </w:r>
            <w:r w:rsidR="0030357C">
              <w:rPr>
                <w:noProof/>
                <w:webHidden/>
              </w:rPr>
              <w:t>3</w:t>
            </w:r>
            <w:r w:rsidR="0030357C">
              <w:rPr>
                <w:noProof/>
                <w:webHidden/>
              </w:rPr>
              <w:fldChar w:fldCharType="end"/>
            </w:r>
          </w:hyperlink>
        </w:p>
        <w:p w14:paraId="55EE3608" w14:textId="0D9A1848"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4" w:history="1">
            <w:r w:rsidR="0030357C" w:rsidRPr="007018DA">
              <w:rPr>
                <w:rStyle w:val="aa"/>
                <w:noProof/>
              </w:rPr>
              <w:t>2.2</w:t>
            </w:r>
            <w:r w:rsidR="0030357C">
              <w:rPr>
                <w:rFonts w:eastAsiaTheme="minorEastAsia" w:hAnsiTheme="minorHAnsi"/>
                <w:smallCaps w:val="0"/>
                <w:noProof/>
                <w:sz w:val="21"/>
                <w:szCs w:val="22"/>
                <w14:ligatures w14:val="standardContextual"/>
              </w:rPr>
              <w:tab/>
            </w:r>
            <w:r w:rsidR="0030357C" w:rsidRPr="007018DA">
              <w:rPr>
                <w:rStyle w:val="aa"/>
                <w:noProof/>
              </w:rPr>
              <w:t>主流实现的基本通信功能</w:t>
            </w:r>
            <w:r w:rsidR="0030357C">
              <w:rPr>
                <w:noProof/>
                <w:webHidden/>
              </w:rPr>
              <w:tab/>
            </w:r>
            <w:r w:rsidR="0030357C">
              <w:rPr>
                <w:noProof/>
                <w:webHidden/>
              </w:rPr>
              <w:fldChar w:fldCharType="begin"/>
            </w:r>
            <w:r w:rsidR="0030357C">
              <w:rPr>
                <w:noProof/>
                <w:webHidden/>
              </w:rPr>
              <w:instrText xml:space="preserve"> PAGEREF _Toc134008024 \h </w:instrText>
            </w:r>
            <w:r w:rsidR="0030357C">
              <w:rPr>
                <w:noProof/>
                <w:webHidden/>
              </w:rPr>
            </w:r>
            <w:r w:rsidR="0030357C">
              <w:rPr>
                <w:noProof/>
                <w:webHidden/>
              </w:rPr>
              <w:fldChar w:fldCharType="separate"/>
            </w:r>
            <w:r w:rsidR="0030357C">
              <w:rPr>
                <w:noProof/>
                <w:webHidden/>
              </w:rPr>
              <w:t>3</w:t>
            </w:r>
            <w:r w:rsidR="0030357C">
              <w:rPr>
                <w:noProof/>
                <w:webHidden/>
              </w:rPr>
              <w:fldChar w:fldCharType="end"/>
            </w:r>
          </w:hyperlink>
        </w:p>
        <w:p w14:paraId="2E9BBD2E" w14:textId="4BD26298"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5" w:history="1">
            <w:r w:rsidR="0030357C" w:rsidRPr="007018DA">
              <w:rPr>
                <w:rStyle w:val="aa"/>
                <w:noProof/>
              </w:rPr>
              <w:t>2.3</w:t>
            </w:r>
            <w:r w:rsidR="0030357C">
              <w:rPr>
                <w:rFonts w:eastAsiaTheme="minorEastAsia" w:hAnsiTheme="minorHAnsi"/>
                <w:smallCaps w:val="0"/>
                <w:noProof/>
                <w:sz w:val="21"/>
                <w:szCs w:val="22"/>
                <w14:ligatures w14:val="standardContextual"/>
              </w:rPr>
              <w:tab/>
            </w:r>
            <w:r w:rsidR="0030357C" w:rsidRPr="007018DA">
              <w:rPr>
                <w:rStyle w:val="aa"/>
                <w:noProof/>
              </w:rPr>
              <w:t>程序通信架构方案</w:t>
            </w:r>
            <w:r w:rsidR="0030357C">
              <w:rPr>
                <w:noProof/>
                <w:webHidden/>
              </w:rPr>
              <w:tab/>
            </w:r>
            <w:r w:rsidR="0030357C">
              <w:rPr>
                <w:noProof/>
                <w:webHidden/>
              </w:rPr>
              <w:fldChar w:fldCharType="begin"/>
            </w:r>
            <w:r w:rsidR="0030357C">
              <w:rPr>
                <w:noProof/>
                <w:webHidden/>
              </w:rPr>
              <w:instrText xml:space="preserve"> PAGEREF _Toc134008025 \h </w:instrText>
            </w:r>
            <w:r w:rsidR="0030357C">
              <w:rPr>
                <w:noProof/>
                <w:webHidden/>
              </w:rPr>
            </w:r>
            <w:r w:rsidR="0030357C">
              <w:rPr>
                <w:noProof/>
                <w:webHidden/>
              </w:rPr>
              <w:fldChar w:fldCharType="separate"/>
            </w:r>
            <w:r w:rsidR="0030357C">
              <w:rPr>
                <w:noProof/>
                <w:webHidden/>
              </w:rPr>
              <w:t>4</w:t>
            </w:r>
            <w:r w:rsidR="0030357C">
              <w:rPr>
                <w:noProof/>
                <w:webHidden/>
              </w:rPr>
              <w:fldChar w:fldCharType="end"/>
            </w:r>
          </w:hyperlink>
        </w:p>
        <w:p w14:paraId="27B5533F" w14:textId="7230BEB0"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6" w:history="1">
            <w:r w:rsidR="0030357C" w:rsidRPr="007018DA">
              <w:rPr>
                <w:rStyle w:val="aa"/>
                <w:noProof/>
              </w:rPr>
              <w:t>2.4</w:t>
            </w:r>
            <w:r w:rsidR="0030357C">
              <w:rPr>
                <w:rFonts w:eastAsiaTheme="minorEastAsia" w:hAnsiTheme="minorHAnsi"/>
                <w:smallCaps w:val="0"/>
                <w:noProof/>
                <w:sz w:val="21"/>
                <w:szCs w:val="22"/>
                <w14:ligatures w14:val="standardContextual"/>
              </w:rPr>
              <w:tab/>
            </w:r>
            <w:r w:rsidR="0030357C" w:rsidRPr="007018DA">
              <w:rPr>
                <w:rStyle w:val="aa"/>
                <w:noProof/>
              </w:rPr>
              <w:t>界面程序架构方案</w:t>
            </w:r>
            <w:r w:rsidR="0030357C">
              <w:rPr>
                <w:noProof/>
                <w:webHidden/>
              </w:rPr>
              <w:tab/>
            </w:r>
            <w:r w:rsidR="0030357C">
              <w:rPr>
                <w:noProof/>
                <w:webHidden/>
              </w:rPr>
              <w:fldChar w:fldCharType="begin"/>
            </w:r>
            <w:r w:rsidR="0030357C">
              <w:rPr>
                <w:noProof/>
                <w:webHidden/>
              </w:rPr>
              <w:instrText xml:space="preserve"> PAGEREF _Toc134008026 \h </w:instrText>
            </w:r>
            <w:r w:rsidR="0030357C">
              <w:rPr>
                <w:noProof/>
                <w:webHidden/>
              </w:rPr>
            </w:r>
            <w:r w:rsidR="0030357C">
              <w:rPr>
                <w:noProof/>
                <w:webHidden/>
              </w:rPr>
              <w:fldChar w:fldCharType="separate"/>
            </w:r>
            <w:r w:rsidR="0030357C">
              <w:rPr>
                <w:noProof/>
                <w:webHidden/>
              </w:rPr>
              <w:t>5</w:t>
            </w:r>
            <w:r w:rsidR="0030357C">
              <w:rPr>
                <w:noProof/>
                <w:webHidden/>
              </w:rPr>
              <w:fldChar w:fldCharType="end"/>
            </w:r>
          </w:hyperlink>
        </w:p>
        <w:p w14:paraId="724760F0" w14:textId="06166634"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7" w:history="1">
            <w:r w:rsidR="0030357C" w:rsidRPr="007018DA">
              <w:rPr>
                <w:rStyle w:val="aa"/>
                <w:noProof/>
              </w:rPr>
              <w:t>2.5</w:t>
            </w:r>
            <w:r w:rsidR="0030357C">
              <w:rPr>
                <w:rFonts w:eastAsiaTheme="minorEastAsia" w:hAnsiTheme="minorHAnsi"/>
                <w:smallCaps w:val="0"/>
                <w:noProof/>
                <w:sz w:val="21"/>
                <w:szCs w:val="22"/>
                <w14:ligatures w14:val="standardContextual"/>
              </w:rPr>
              <w:tab/>
            </w:r>
            <w:r w:rsidR="0030357C" w:rsidRPr="007018DA">
              <w:rPr>
                <w:rStyle w:val="aa"/>
                <w:noProof/>
              </w:rPr>
              <w:t>技术需求分析</w:t>
            </w:r>
            <w:r w:rsidR="0030357C">
              <w:rPr>
                <w:noProof/>
                <w:webHidden/>
              </w:rPr>
              <w:tab/>
            </w:r>
            <w:r w:rsidR="0030357C">
              <w:rPr>
                <w:noProof/>
                <w:webHidden/>
              </w:rPr>
              <w:fldChar w:fldCharType="begin"/>
            </w:r>
            <w:r w:rsidR="0030357C">
              <w:rPr>
                <w:noProof/>
                <w:webHidden/>
              </w:rPr>
              <w:instrText xml:space="preserve"> PAGEREF _Toc134008027 \h </w:instrText>
            </w:r>
            <w:r w:rsidR="0030357C">
              <w:rPr>
                <w:noProof/>
                <w:webHidden/>
              </w:rPr>
            </w:r>
            <w:r w:rsidR="0030357C">
              <w:rPr>
                <w:noProof/>
                <w:webHidden/>
              </w:rPr>
              <w:fldChar w:fldCharType="separate"/>
            </w:r>
            <w:r w:rsidR="0030357C">
              <w:rPr>
                <w:noProof/>
                <w:webHidden/>
              </w:rPr>
              <w:t>5</w:t>
            </w:r>
            <w:r w:rsidR="0030357C">
              <w:rPr>
                <w:noProof/>
                <w:webHidden/>
              </w:rPr>
              <w:fldChar w:fldCharType="end"/>
            </w:r>
          </w:hyperlink>
        </w:p>
        <w:p w14:paraId="375EDB36" w14:textId="57394B96" w:rsidR="0030357C" w:rsidRDefault="00000000">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28" w:history="1">
            <w:r w:rsidR="0030357C" w:rsidRPr="007018DA">
              <w:rPr>
                <w:rStyle w:val="aa"/>
                <w:noProof/>
              </w:rPr>
              <w:t>3</w:t>
            </w:r>
            <w:r w:rsidR="0030357C">
              <w:rPr>
                <w:rFonts w:eastAsiaTheme="minorEastAsia" w:hAnsiTheme="minorHAnsi"/>
                <w:b w:val="0"/>
                <w:bCs w:val="0"/>
                <w:caps w:val="0"/>
                <w:noProof/>
                <w:sz w:val="21"/>
                <w:szCs w:val="22"/>
                <w14:ligatures w14:val="standardContextual"/>
              </w:rPr>
              <w:tab/>
            </w:r>
            <w:r w:rsidR="0030357C" w:rsidRPr="007018DA">
              <w:rPr>
                <w:rStyle w:val="aa"/>
                <w:noProof/>
              </w:rPr>
              <w:t>技术探讨与选择</w:t>
            </w:r>
            <w:r w:rsidR="0030357C">
              <w:rPr>
                <w:noProof/>
                <w:webHidden/>
              </w:rPr>
              <w:tab/>
            </w:r>
            <w:r w:rsidR="0030357C">
              <w:rPr>
                <w:noProof/>
                <w:webHidden/>
              </w:rPr>
              <w:fldChar w:fldCharType="begin"/>
            </w:r>
            <w:r w:rsidR="0030357C">
              <w:rPr>
                <w:noProof/>
                <w:webHidden/>
              </w:rPr>
              <w:instrText xml:space="preserve"> PAGEREF _Toc134008028 \h </w:instrText>
            </w:r>
            <w:r w:rsidR="0030357C">
              <w:rPr>
                <w:noProof/>
                <w:webHidden/>
              </w:rPr>
            </w:r>
            <w:r w:rsidR="0030357C">
              <w:rPr>
                <w:noProof/>
                <w:webHidden/>
              </w:rPr>
              <w:fldChar w:fldCharType="separate"/>
            </w:r>
            <w:r w:rsidR="0030357C">
              <w:rPr>
                <w:noProof/>
                <w:webHidden/>
              </w:rPr>
              <w:t>6</w:t>
            </w:r>
            <w:r w:rsidR="0030357C">
              <w:rPr>
                <w:noProof/>
                <w:webHidden/>
              </w:rPr>
              <w:fldChar w:fldCharType="end"/>
            </w:r>
          </w:hyperlink>
        </w:p>
        <w:p w14:paraId="4D0C828E" w14:textId="5B148D17"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29" w:history="1">
            <w:r w:rsidR="0030357C" w:rsidRPr="007018DA">
              <w:rPr>
                <w:rStyle w:val="aa"/>
                <w:noProof/>
              </w:rPr>
              <w:t>3.1</w:t>
            </w:r>
            <w:r w:rsidR="0030357C">
              <w:rPr>
                <w:rFonts w:eastAsiaTheme="minorEastAsia" w:hAnsiTheme="minorHAnsi"/>
                <w:smallCaps w:val="0"/>
                <w:noProof/>
                <w:sz w:val="21"/>
                <w:szCs w:val="22"/>
                <w14:ligatures w14:val="standardContextual"/>
              </w:rPr>
              <w:tab/>
            </w:r>
            <w:r w:rsidR="0030357C" w:rsidRPr="007018DA">
              <w:rPr>
                <w:rStyle w:val="aa"/>
                <w:noProof/>
              </w:rPr>
              <w:t>探讨内容概要</w:t>
            </w:r>
            <w:r w:rsidR="0030357C">
              <w:rPr>
                <w:noProof/>
                <w:webHidden/>
              </w:rPr>
              <w:tab/>
            </w:r>
            <w:r w:rsidR="0030357C">
              <w:rPr>
                <w:noProof/>
                <w:webHidden/>
              </w:rPr>
              <w:fldChar w:fldCharType="begin"/>
            </w:r>
            <w:r w:rsidR="0030357C">
              <w:rPr>
                <w:noProof/>
                <w:webHidden/>
              </w:rPr>
              <w:instrText xml:space="preserve"> PAGEREF _Toc134008029 \h </w:instrText>
            </w:r>
            <w:r w:rsidR="0030357C">
              <w:rPr>
                <w:noProof/>
                <w:webHidden/>
              </w:rPr>
            </w:r>
            <w:r w:rsidR="0030357C">
              <w:rPr>
                <w:noProof/>
                <w:webHidden/>
              </w:rPr>
              <w:fldChar w:fldCharType="separate"/>
            </w:r>
            <w:r w:rsidR="0030357C">
              <w:rPr>
                <w:noProof/>
                <w:webHidden/>
              </w:rPr>
              <w:t>6</w:t>
            </w:r>
            <w:r w:rsidR="0030357C">
              <w:rPr>
                <w:noProof/>
                <w:webHidden/>
              </w:rPr>
              <w:fldChar w:fldCharType="end"/>
            </w:r>
          </w:hyperlink>
        </w:p>
        <w:p w14:paraId="73F9568D" w14:textId="2C5C5585"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30" w:history="1">
            <w:r w:rsidR="0030357C" w:rsidRPr="007018DA">
              <w:rPr>
                <w:rStyle w:val="aa"/>
                <w:noProof/>
              </w:rPr>
              <w:t>3.2</w:t>
            </w:r>
            <w:r w:rsidR="0030357C">
              <w:rPr>
                <w:rFonts w:eastAsiaTheme="minorEastAsia" w:hAnsiTheme="minorHAnsi"/>
                <w:smallCaps w:val="0"/>
                <w:noProof/>
                <w:sz w:val="21"/>
                <w:szCs w:val="22"/>
                <w14:ligatures w14:val="standardContextual"/>
              </w:rPr>
              <w:tab/>
            </w:r>
            <w:r w:rsidR="0030357C" w:rsidRPr="007018DA">
              <w:rPr>
                <w:rStyle w:val="aa"/>
                <w:noProof/>
              </w:rPr>
              <w:t>网络协议</w:t>
            </w:r>
            <w:r w:rsidR="0030357C">
              <w:rPr>
                <w:noProof/>
                <w:webHidden/>
              </w:rPr>
              <w:tab/>
            </w:r>
            <w:r w:rsidR="0030357C">
              <w:rPr>
                <w:noProof/>
                <w:webHidden/>
              </w:rPr>
              <w:fldChar w:fldCharType="begin"/>
            </w:r>
            <w:r w:rsidR="0030357C">
              <w:rPr>
                <w:noProof/>
                <w:webHidden/>
              </w:rPr>
              <w:instrText xml:space="preserve"> PAGEREF _Toc134008030 \h </w:instrText>
            </w:r>
            <w:r w:rsidR="0030357C">
              <w:rPr>
                <w:noProof/>
                <w:webHidden/>
              </w:rPr>
            </w:r>
            <w:r w:rsidR="0030357C">
              <w:rPr>
                <w:noProof/>
                <w:webHidden/>
              </w:rPr>
              <w:fldChar w:fldCharType="separate"/>
            </w:r>
            <w:r w:rsidR="0030357C">
              <w:rPr>
                <w:noProof/>
                <w:webHidden/>
              </w:rPr>
              <w:t>6</w:t>
            </w:r>
            <w:r w:rsidR="0030357C">
              <w:rPr>
                <w:noProof/>
                <w:webHidden/>
              </w:rPr>
              <w:fldChar w:fldCharType="end"/>
            </w:r>
          </w:hyperlink>
        </w:p>
        <w:p w14:paraId="3F7A5EAD" w14:textId="015EE430"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31" w:history="1">
            <w:r w:rsidR="0030357C" w:rsidRPr="007018DA">
              <w:rPr>
                <w:rStyle w:val="aa"/>
                <w:noProof/>
              </w:rPr>
              <w:t>3.2.1</w:t>
            </w:r>
            <w:r w:rsidR="0030357C">
              <w:rPr>
                <w:rFonts w:eastAsiaTheme="minorEastAsia" w:hAnsiTheme="minorHAnsi"/>
                <w:iCs w:val="0"/>
                <w:noProof/>
                <w:sz w:val="21"/>
                <w:szCs w:val="22"/>
                <w14:ligatures w14:val="standardContextual"/>
              </w:rPr>
              <w:tab/>
            </w:r>
            <w:r w:rsidR="0030357C" w:rsidRPr="007018DA">
              <w:rPr>
                <w:rStyle w:val="aa"/>
                <w:noProof/>
              </w:rPr>
              <w:t>网络协议简介</w:t>
            </w:r>
            <w:r w:rsidR="0030357C">
              <w:rPr>
                <w:noProof/>
                <w:webHidden/>
              </w:rPr>
              <w:tab/>
            </w:r>
            <w:r w:rsidR="0030357C">
              <w:rPr>
                <w:noProof/>
                <w:webHidden/>
              </w:rPr>
              <w:fldChar w:fldCharType="begin"/>
            </w:r>
            <w:r w:rsidR="0030357C">
              <w:rPr>
                <w:noProof/>
                <w:webHidden/>
              </w:rPr>
              <w:instrText xml:space="preserve"> PAGEREF _Toc134008031 \h </w:instrText>
            </w:r>
            <w:r w:rsidR="0030357C">
              <w:rPr>
                <w:noProof/>
                <w:webHidden/>
              </w:rPr>
            </w:r>
            <w:r w:rsidR="0030357C">
              <w:rPr>
                <w:noProof/>
                <w:webHidden/>
              </w:rPr>
              <w:fldChar w:fldCharType="separate"/>
            </w:r>
            <w:r w:rsidR="0030357C">
              <w:rPr>
                <w:noProof/>
                <w:webHidden/>
              </w:rPr>
              <w:t>6</w:t>
            </w:r>
            <w:r w:rsidR="0030357C">
              <w:rPr>
                <w:noProof/>
                <w:webHidden/>
              </w:rPr>
              <w:fldChar w:fldCharType="end"/>
            </w:r>
          </w:hyperlink>
        </w:p>
        <w:p w14:paraId="548EEBA3" w14:textId="7AD8DF06" w:rsidR="0030357C" w:rsidRDefault="00000000">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2" w:history="1">
            <w:r w:rsidR="0030357C" w:rsidRPr="007018DA">
              <w:rPr>
                <w:rStyle w:val="aa"/>
                <w:noProof/>
              </w:rPr>
              <w:t>3.2.2</w:t>
            </w:r>
            <w:r w:rsidR="0030357C">
              <w:rPr>
                <w:rFonts w:eastAsiaTheme="minorEastAsia" w:hAnsiTheme="minorHAnsi"/>
                <w:iCs w:val="0"/>
                <w:noProof/>
                <w:sz w:val="21"/>
                <w:szCs w:val="22"/>
                <w14:ligatures w14:val="standardContextual"/>
              </w:rPr>
              <w:tab/>
            </w:r>
            <w:r w:rsidR="0030357C" w:rsidRPr="007018DA">
              <w:rPr>
                <w:rStyle w:val="aa"/>
                <w:noProof/>
              </w:rPr>
              <w:t>TCP</w:t>
            </w:r>
            <w:r w:rsidR="0030357C" w:rsidRPr="007018DA">
              <w:rPr>
                <w:rStyle w:val="aa"/>
                <w:noProof/>
              </w:rPr>
              <w:t>协议</w:t>
            </w:r>
            <w:r w:rsidR="0030357C">
              <w:rPr>
                <w:noProof/>
                <w:webHidden/>
              </w:rPr>
              <w:tab/>
            </w:r>
            <w:r w:rsidR="0030357C">
              <w:rPr>
                <w:noProof/>
                <w:webHidden/>
              </w:rPr>
              <w:fldChar w:fldCharType="begin"/>
            </w:r>
            <w:r w:rsidR="0030357C">
              <w:rPr>
                <w:noProof/>
                <w:webHidden/>
              </w:rPr>
              <w:instrText xml:space="preserve"> PAGEREF _Toc134008032 \h </w:instrText>
            </w:r>
            <w:r w:rsidR="0030357C">
              <w:rPr>
                <w:noProof/>
                <w:webHidden/>
              </w:rPr>
            </w:r>
            <w:r w:rsidR="0030357C">
              <w:rPr>
                <w:noProof/>
                <w:webHidden/>
              </w:rPr>
              <w:fldChar w:fldCharType="separate"/>
            </w:r>
            <w:r w:rsidR="0030357C">
              <w:rPr>
                <w:noProof/>
                <w:webHidden/>
              </w:rPr>
              <w:t>6</w:t>
            </w:r>
            <w:r w:rsidR="0030357C">
              <w:rPr>
                <w:noProof/>
                <w:webHidden/>
              </w:rPr>
              <w:fldChar w:fldCharType="end"/>
            </w:r>
          </w:hyperlink>
        </w:p>
        <w:p w14:paraId="09F2AF6C" w14:textId="6EE115E0" w:rsidR="0030357C" w:rsidRDefault="00000000">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3" w:history="1">
            <w:r w:rsidR="0030357C" w:rsidRPr="007018DA">
              <w:rPr>
                <w:rStyle w:val="aa"/>
                <w:noProof/>
              </w:rPr>
              <w:t>3.2.3</w:t>
            </w:r>
            <w:r w:rsidR="0030357C">
              <w:rPr>
                <w:rFonts w:eastAsiaTheme="minorEastAsia" w:hAnsiTheme="minorHAnsi"/>
                <w:iCs w:val="0"/>
                <w:noProof/>
                <w:sz w:val="21"/>
                <w:szCs w:val="22"/>
                <w14:ligatures w14:val="standardContextual"/>
              </w:rPr>
              <w:tab/>
            </w:r>
            <w:r w:rsidR="0030357C" w:rsidRPr="007018DA">
              <w:rPr>
                <w:rStyle w:val="aa"/>
                <w:noProof/>
              </w:rPr>
              <w:t>UPD</w:t>
            </w:r>
            <w:r w:rsidR="0030357C" w:rsidRPr="007018DA">
              <w:rPr>
                <w:rStyle w:val="aa"/>
                <w:noProof/>
              </w:rPr>
              <w:t>协议</w:t>
            </w:r>
            <w:r w:rsidR="0030357C">
              <w:rPr>
                <w:noProof/>
                <w:webHidden/>
              </w:rPr>
              <w:tab/>
            </w:r>
            <w:r w:rsidR="0030357C">
              <w:rPr>
                <w:noProof/>
                <w:webHidden/>
              </w:rPr>
              <w:fldChar w:fldCharType="begin"/>
            </w:r>
            <w:r w:rsidR="0030357C">
              <w:rPr>
                <w:noProof/>
                <w:webHidden/>
              </w:rPr>
              <w:instrText xml:space="preserve"> PAGEREF _Toc134008033 \h </w:instrText>
            </w:r>
            <w:r w:rsidR="0030357C">
              <w:rPr>
                <w:noProof/>
                <w:webHidden/>
              </w:rPr>
            </w:r>
            <w:r w:rsidR="0030357C">
              <w:rPr>
                <w:noProof/>
                <w:webHidden/>
              </w:rPr>
              <w:fldChar w:fldCharType="separate"/>
            </w:r>
            <w:r w:rsidR="0030357C">
              <w:rPr>
                <w:noProof/>
                <w:webHidden/>
              </w:rPr>
              <w:t>6</w:t>
            </w:r>
            <w:r w:rsidR="0030357C">
              <w:rPr>
                <w:noProof/>
                <w:webHidden/>
              </w:rPr>
              <w:fldChar w:fldCharType="end"/>
            </w:r>
          </w:hyperlink>
        </w:p>
        <w:p w14:paraId="3E408898" w14:textId="27591589" w:rsidR="0030357C" w:rsidRDefault="00000000">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4" w:history="1">
            <w:r w:rsidR="0030357C" w:rsidRPr="007018DA">
              <w:rPr>
                <w:rStyle w:val="aa"/>
                <w:noProof/>
              </w:rPr>
              <w:t>3.2.4</w:t>
            </w:r>
            <w:r w:rsidR="0030357C">
              <w:rPr>
                <w:rFonts w:eastAsiaTheme="minorEastAsia" w:hAnsiTheme="minorHAnsi"/>
                <w:iCs w:val="0"/>
                <w:noProof/>
                <w:sz w:val="21"/>
                <w:szCs w:val="22"/>
                <w14:ligatures w14:val="standardContextual"/>
              </w:rPr>
              <w:tab/>
            </w:r>
            <w:r w:rsidR="0030357C" w:rsidRPr="007018DA">
              <w:rPr>
                <w:rStyle w:val="aa"/>
                <w:noProof/>
              </w:rPr>
              <w:t>HTTP</w:t>
            </w:r>
            <w:r w:rsidR="0030357C" w:rsidRPr="007018DA">
              <w:rPr>
                <w:rStyle w:val="aa"/>
                <w:noProof/>
              </w:rPr>
              <w:t>协议</w:t>
            </w:r>
            <w:r w:rsidR="0030357C">
              <w:rPr>
                <w:noProof/>
                <w:webHidden/>
              </w:rPr>
              <w:tab/>
            </w:r>
            <w:r w:rsidR="0030357C">
              <w:rPr>
                <w:noProof/>
                <w:webHidden/>
              </w:rPr>
              <w:fldChar w:fldCharType="begin"/>
            </w:r>
            <w:r w:rsidR="0030357C">
              <w:rPr>
                <w:noProof/>
                <w:webHidden/>
              </w:rPr>
              <w:instrText xml:space="preserve"> PAGEREF _Toc134008034 \h </w:instrText>
            </w:r>
            <w:r w:rsidR="0030357C">
              <w:rPr>
                <w:noProof/>
                <w:webHidden/>
              </w:rPr>
            </w:r>
            <w:r w:rsidR="0030357C">
              <w:rPr>
                <w:noProof/>
                <w:webHidden/>
              </w:rPr>
              <w:fldChar w:fldCharType="separate"/>
            </w:r>
            <w:r w:rsidR="0030357C">
              <w:rPr>
                <w:noProof/>
                <w:webHidden/>
              </w:rPr>
              <w:t>7</w:t>
            </w:r>
            <w:r w:rsidR="0030357C">
              <w:rPr>
                <w:noProof/>
                <w:webHidden/>
              </w:rPr>
              <w:fldChar w:fldCharType="end"/>
            </w:r>
          </w:hyperlink>
        </w:p>
        <w:p w14:paraId="4CC4F833" w14:textId="51BCE14B" w:rsidR="0030357C" w:rsidRDefault="00000000">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5" w:history="1">
            <w:r w:rsidR="0030357C" w:rsidRPr="007018DA">
              <w:rPr>
                <w:rStyle w:val="aa"/>
                <w:noProof/>
              </w:rPr>
              <w:t>3.2.5</w:t>
            </w:r>
            <w:r w:rsidR="0030357C">
              <w:rPr>
                <w:rFonts w:eastAsiaTheme="minorEastAsia" w:hAnsiTheme="minorHAnsi"/>
                <w:iCs w:val="0"/>
                <w:noProof/>
                <w:sz w:val="21"/>
                <w:szCs w:val="22"/>
                <w14:ligatures w14:val="standardContextual"/>
              </w:rPr>
              <w:tab/>
            </w:r>
            <w:r w:rsidR="0030357C" w:rsidRPr="007018DA">
              <w:rPr>
                <w:rStyle w:val="aa"/>
                <w:noProof/>
              </w:rPr>
              <w:t>WebSockect</w:t>
            </w:r>
            <w:r w:rsidR="0030357C" w:rsidRPr="007018DA">
              <w:rPr>
                <w:rStyle w:val="aa"/>
                <w:noProof/>
              </w:rPr>
              <w:t>协议</w:t>
            </w:r>
            <w:r w:rsidR="0030357C">
              <w:rPr>
                <w:noProof/>
                <w:webHidden/>
              </w:rPr>
              <w:tab/>
            </w:r>
            <w:r w:rsidR="0030357C">
              <w:rPr>
                <w:noProof/>
                <w:webHidden/>
              </w:rPr>
              <w:fldChar w:fldCharType="begin"/>
            </w:r>
            <w:r w:rsidR="0030357C">
              <w:rPr>
                <w:noProof/>
                <w:webHidden/>
              </w:rPr>
              <w:instrText xml:space="preserve"> PAGEREF _Toc134008035 \h </w:instrText>
            </w:r>
            <w:r w:rsidR="0030357C">
              <w:rPr>
                <w:noProof/>
                <w:webHidden/>
              </w:rPr>
            </w:r>
            <w:r w:rsidR="0030357C">
              <w:rPr>
                <w:noProof/>
                <w:webHidden/>
              </w:rPr>
              <w:fldChar w:fldCharType="separate"/>
            </w:r>
            <w:r w:rsidR="0030357C">
              <w:rPr>
                <w:noProof/>
                <w:webHidden/>
              </w:rPr>
              <w:t>7</w:t>
            </w:r>
            <w:r w:rsidR="0030357C">
              <w:rPr>
                <w:noProof/>
                <w:webHidden/>
              </w:rPr>
              <w:fldChar w:fldCharType="end"/>
            </w:r>
          </w:hyperlink>
        </w:p>
        <w:p w14:paraId="3B729338" w14:textId="665B86CB"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36" w:history="1">
            <w:r w:rsidR="0030357C" w:rsidRPr="007018DA">
              <w:rPr>
                <w:rStyle w:val="aa"/>
                <w:noProof/>
              </w:rPr>
              <w:t>3.2.6</w:t>
            </w:r>
            <w:r w:rsidR="0030357C">
              <w:rPr>
                <w:rFonts w:eastAsiaTheme="minorEastAsia" w:hAnsiTheme="minorHAnsi"/>
                <w:iCs w:val="0"/>
                <w:noProof/>
                <w:sz w:val="21"/>
                <w:szCs w:val="22"/>
                <w14:ligatures w14:val="standardContextual"/>
              </w:rPr>
              <w:tab/>
            </w:r>
            <w:r w:rsidR="0030357C" w:rsidRPr="007018DA">
              <w:rPr>
                <w:rStyle w:val="aa"/>
                <w:noProof/>
              </w:rPr>
              <w:t>协议选择</w:t>
            </w:r>
            <w:r w:rsidR="0030357C">
              <w:rPr>
                <w:noProof/>
                <w:webHidden/>
              </w:rPr>
              <w:tab/>
            </w:r>
            <w:r w:rsidR="0030357C">
              <w:rPr>
                <w:noProof/>
                <w:webHidden/>
              </w:rPr>
              <w:fldChar w:fldCharType="begin"/>
            </w:r>
            <w:r w:rsidR="0030357C">
              <w:rPr>
                <w:noProof/>
                <w:webHidden/>
              </w:rPr>
              <w:instrText xml:space="preserve"> PAGEREF _Toc134008036 \h </w:instrText>
            </w:r>
            <w:r w:rsidR="0030357C">
              <w:rPr>
                <w:noProof/>
                <w:webHidden/>
              </w:rPr>
            </w:r>
            <w:r w:rsidR="0030357C">
              <w:rPr>
                <w:noProof/>
                <w:webHidden/>
              </w:rPr>
              <w:fldChar w:fldCharType="separate"/>
            </w:r>
            <w:r w:rsidR="0030357C">
              <w:rPr>
                <w:noProof/>
                <w:webHidden/>
              </w:rPr>
              <w:t>7</w:t>
            </w:r>
            <w:r w:rsidR="0030357C">
              <w:rPr>
                <w:noProof/>
                <w:webHidden/>
              </w:rPr>
              <w:fldChar w:fldCharType="end"/>
            </w:r>
          </w:hyperlink>
        </w:p>
        <w:p w14:paraId="3586AB41" w14:textId="5087B7D0"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37" w:history="1">
            <w:r w:rsidR="0030357C" w:rsidRPr="007018DA">
              <w:rPr>
                <w:rStyle w:val="aa"/>
                <w:noProof/>
              </w:rPr>
              <w:t>3.3</w:t>
            </w:r>
            <w:r w:rsidR="0030357C">
              <w:rPr>
                <w:rFonts w:eastAsiaTheme="minorEastAsia" w:hAnsiTheme="minorHAnsi"/>
                <w:smallCaps w:val="0"/>
                <w:noProof/>
                <w:sz w:val="21"/>
                <w:szCs w:val="22"/>
                <w14:ligatures w14:val="standardContextual"/>
              </w:rPr>
              <w:tab/>
            </w:r>
            <w:r w:rsidR="0030357C" w:rsidRPr="007018DA">
              <w:rPr>
                <w:rStyle w:val="aa"/>
                <w:noProof/>
              </w:rPr>
              <w:t>高并发技术</w:t>
            </w:r>
            <w:r w:rsidR="0030357C">
              <w:rPr>
                <w:noProof/>
                <w:webHidden/>
              </w:rPr>
              <w:tab/>
            </w:r>
            <w:r w:rsidR="0030357C">
              <w:rPr>
                <w:noProof/>
                <w:webHidden/>
              </w:rPr>
              <w:fldChar w:fldCharType="begin"/>
            </w:r>
            <w:r w:rsidR="0030357C">
              <w:rPr>
                <w:noProof/>
                <w:webHidden/>
              </w:rPr>
              <w:instrText xml:space="preserve"> PAGEREF _Toc134008037 \h </w:instrText>
            </w:r>
            <w:r w:rsidR="0030357C">
              <w:rPr>
                <w:noProof/>
                <w:webHidden/>
              </w:rPr>
            </w:r>
            <w:r w:rsidR="0030357C">
              <w:rPr>
                <w:noProof/>
                <w:webHidden/>
              </w:rPr>
              <w:fldChar w:fldCharType="separate"/>
            </w:r>
            <w:r w:rsidR="0030357C">
              <w:rPr>
                <w:noProof/>
                <w:webHidden/>
              </w:rPr>
              <w:t>8</w:t>
            </w:r>
            <w:r w:rsidR="0030357C">
              <w:rPr>
                <w:noProof/>
                <w:webHidden/>
              </w:rPr>
              <w:fldChar w:fldCharType="end"/>
            </w:r>
          </w:hyperlink>
        </w:p>
        <w:p w14:paraId="0A64A346" w14:textId="4E5E987A"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38" w:history="1">
            <w:r w:rsidR="0030357C" w:rsidRPr="007018DA">
              <w:rPr>
                <w:rStyle w:val="aa"/>
                <w:noProof/>
              </w:rPr>
              <w:t>3.3.1</w:t>
            </w:r>
            <w:r w:rsidR="0030357C">
              <w:rPr>
                <w:rFonts w:eastAsiaTheme="minorEastAsia" w:hAnsiTheme="minorHAnsi"/>
                <w:iCs w:val="0"/>
                <w:noProof/>
                <w:sz w:val="21"/>
                <w:szCs w:val="22"/>
                <w14:ligatures w14:val="standardContextual"/>
              </w:rPr>
              <w:tab/>
            </w:r>
            <w:r w:rsidR="0030357C" w:rsidRPr="007018DA">
              <w:rPr>
                <w:rStyle w:val="aa"/>
                <w:noProof/>
              </w:rPr>
              <w:t>高并发服务器开发简介</w:t>
            </w:r>
            <w:r w:rsidR="0030357C">
              <w:rPr>
                <w:noProof/>
                <w:webHidden/>
              </w:rPr>
              <w:tab/>
            </w:r>
            <w:r w:rsidR="0030357C">
              <w:rPr>
                <w:noProof/>
                <w:webHidden/>
              </w:rPr>
              <w:fldChar w:fldCharType="begin"/>
            </w:r>
            <w:r w:rsidR="0030357C">
              <w:rPr>
                <w:noProof/>
                <w:webHidden/>
              </w:rPr>
              <w:instrText xml:space="preserve"> PAGEREF _Toc134008038 \h </w:instrText>
            </w:r>
            <w:r w:rsidR="0030357C">
              <w:rPr>
                <w:noProof/>
                <w:webHidden/>
              </w:rPr>
            </w:r>
            <w:r w:rsidR="0030357C">
              <w:rPr>
                <w:noProof/>
                <w:webHidden/>
              </w:rPr>
              <w:fldChar w:fldCharType="separate"/>
            </w:r>
            <w:r w:rsidR="0030357C">
              <w:rPr>
                <w:noProof/>
                <w:webHidden/>
              </w:rPr>
              <w:t>8</w:t>
            </w:r>
            <w:r w:rsidR="0030357C">
              <w:rPr>
                <w:noProof/>
                <w:webHidden/>
              </w:rPr>
              <w:fldChar w:fldCharType="end"/>
            </w:r>
          </w:hyperlink>
        </w:p>
        <w:p w14:paraId="51D872EB" w14:textId="0BD5E8DA" w:rsidR="0030357C" w:rsidRDefault="00000000">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39" w:history="1">
            <w:r w:rsidR="0030357C" w:rsidRPr="007018DA">
              <w:rPr>
                <w:rStyle w:val="aa"/>
                <w:noProof/>
              </w:rPr>
              <w:t>3.3.2</w:t>
            </w:r>
            <w:r w:rsidR="0030357C">
              <w:rPr>
                <w:rFonts w:eastAsiaTheme="minorEastAsia" w:hAnsiTheme="minorHAnsi"/>
                <w:iCs w:val="0"/>
                <w:noProof/>
                <w:sz w:val="21"/>
                <w:szCs w:val="22"/>
                <w14:ligatures w14:val="standardContextual"/>
              </w:rPr>
              <w:tab/>
            </w:r>
            <w:r w:rsidR="0030357C" w:rsidRPr="007018DA">
              <w:rPr>
                <w:rStyle w:val="aa"/>
                <w:noProof/>
              </w:rPr>
              <w:t>select</w:t>
            </w:r>
            <w:r w:rsidR="0030357C" w:rsidRPr="007018DA">
              <w:rPr>
                <w:rStyle w:val="aa"/>
                <w:noProof/>
              </w:rPr>
              <w:t>技术</w:t>
            </w:r>
            <w:r w:rsidR="0030357C">
              <w:rPr>
                <w:noProof/>
                <w:webHidden/>
              </w:rPr>
              <w:tab/>
            </w:r>
            <w:r w:rsidR="0030357C">
              <w:rPr>
                <w:noProof/>
                <w:webHidden/>
              </w:rPr>
              <w:fldChar w:fldCharType="begin"/>
            </w:r>
            <w:r w:rsidR="0030357C">
              <w:rPr>
                <w:noProof/>
                <w:webHidden/>
              </w:rPr>
              <w:instrText xml:space="preserve"> PAGEREF _Toc134008039 \h </w:instrText>
            </w:r>
            <w:r w:rsidR="0030357C">
              <w:rPr>
                <w:noProof/>
                <w:webHidden/>
              </w:rPr>
            </w:r>
            <w:r w:rsidR="0030357C">
              <w:rPr>
                <w:noProof/>
                <w:webHidden/>
              </w:rPr>
              <w:fldChar w:fldCharType="separate"/>
            </w:r>
            <w:r w:rsidR="0030357C">
              <w:rPr>
                <w:noProof/>
                <w:webHidden/>
              </w:rPr>
              <w:t>8</w:t>
            </w:r>
            <w:r w:rsidR="0030357C">
              <w:rPr>
                <w:noProof/>
                <w:webHidden/>
              </w:rPr>
              <w:fldChar w:fldCharType="end"/>
            </w:r>
          </w:hyperlink>
        </w:p>
        <w:p w14:paraId="77BD8DF0" w14:textId="1C3CC8CA" w:rsidR="0030357C" w:rsidRDefault="00000000">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40" w:history="1">
            <w:r w:rsidR="0030357C" w:rsidRPr="007018DA">
              <w:rPr>
                <w:rStyle w:val="aa"/>
                <w:noProof/>
              </w:rPr>
              <w:t>3.3.3</w:t>
            </w:r>
            <w:r w:rsidR="0030357C">
              <w:rPr>
                <w:rFonts w:eastAsiaTheme="minorEastAsia" w:hAnsiTheme="minorHAnsi"/>
                <w:iCs w:val="0"/>
                <w:noProof/>
                <w:sz w:val="21"/>
                <w:szCs w:val="22"/>
                <w14:ligatures w14:val="standardContextual"/>
              </w:rPr>
              <w:tab/>
            </w:r>
            <w:r w:rsidR="0030357C" w:rsidRPr="007018DA">
              <w:rPr>
                <w:rStyle w:val="aa"/>
                <w:noProof/>
              </w:rPr>
              <w:t>poll</w:t>
            </w:r>
            <w:r w:rsidR="0030357C" w:rsidRPr="007018DA">
              <w:rPr>
                <w:rStyle w:val="aa"/>
                <w:noProof/>
              </w:rPr>
              <w:t>技术</w:t>
            </w:r>
            <w:r w:rsidR="0030357C">
              <w:rPr>
                <w:noProof/>
                <w:webHidden/>
              </w:rPr>
              <w:tab/>
            </w:r>
            <w:r w:rsidR="0030357C">
              <w:rPr>
                <w:noProof/>
                <w:webHidden/>
              </w:rPr>
              <w:fldChar w:fldCharType="begin"/>
            </w:r>
            <w:r w:rsidR="0030357C">
              <w:rPr>
                <w:noProof/>
                <w:webHidden/>
              </w:rPr>
              <w:instrText xml:space="preserve"> PAGEREF _Toc134008040 \h </w:instrText>
            </w:r>
            <w:r w:rsidR="0030357C">
              <w:rPr>
                <w:noProof/>
                <w:webHidden/>
              </w:rPr>
            </w:r>
            <w:r w:rsidR="0030357C">
              <w:rPr>
                <w:noProof/>
                <w:webHidden/>
              </w:rPr>
              <w:fldChar w:fldCharType="separate"/>
            </w:r>
            <w:r w:rsidR="0030357C">
              <w:rPr>
                <w:noProof/>
                <w:webHidden/>
              </w:rPr>
              <w:t>8</w:t>
            </w:r>
            <w:r w:rsidR="0030357C">
              <w:rPr>
                <w:noProof/>
                <w:webHidden/>
              </w:rPr>
              <w:fldChar w:fldCharType="end"/>
            </w:r>
          </w:hyperlink>
        </w:p>
        <w:p w14:paraId="3DFB37F5" w14:textId="57164EDD" w:rsidR="0030357C" w:rsidRDefault="00000000">
          <w:pPr>
            <w:pStyle w:val="TOC3"/>
            <w:tabs>
              <w:tab w:val="left" w:pos="1680"/>
              <w:tab w:val="right" w:leader="dot" w:pos="8296"/>
            </w:tabs>
            <w:ind w:firstLine="480"/>
            <w:rPr>
              <w:rFonts w:eastAsiaTheme="minorEastAsia" w:hAnsiTheme="minorHAnsi"/>
              <w:iCs w:val="0"/>
              <w:noProof/>
              <w:sz w:val="21"/>
              <w:szCs w:val="22"/>
              <w14:ligatures w14:val="standardContextual"/>
            </w:rPr>
          </w:pPr>
          <w:hyperlink w:anchor="_Toc134008041" w:history="1">
            <w:r w:rsidR="0030357C" w:rsidRPr="007018DA">
              <w:rPr>
                <w:rStyle w:val="aa"/>
                <w:noProof/>
              </w:rPr>
              <w:t>3.3.4</w:t>
            </w:r>
            <w:r w:rsidR="0030357C">
              <w:rPr>
                <w:rFonts w:eastAsiaTheme="minorEastAsia" w:hAnsiTheme="minorHAnsi"/>
                <w:iCs w:val="0"/>
                <w:noProof/>
                <w:sz w:val="21"/>
                <w:szCs w:val="22"/>
                <w14:ligatures w14:val="standardContextual"/>
              </w:rPr>
              <w:tab/>
            </w:r>
            <w:r w:rsidR="0030357C" w:rsidRPr="007018DA">
              <w:rPr>
                <w:rStyle w:val="aa"/>
                <w:noProof/>
              </w:rPr>
              <w:t>epoll</w:t>
            </w:r>
            <w:r w:rsidR="0030357C" w:rsidRPr="007018DA">
              <w:rPr>
                <w:rStyle w:val="aa"/>
                <w:noProof/>
              </w:rPr>
              <w:t>技术</w:t>
            </w:r>
            <w:r w:rsidR="0030357C">
              <w:rPr>
                <w:noProof/>
                <w:webHidden/>
              </w:rPr>
              <w:tab/>
            </w:r>
            <w:r w:rsidR="0030357C">
              <w:rPr>
                <w:noProof/>
                <w:webHidden/>
              </w:rPr>
              <w:fldChar w:fldCharType="begin"/>
            </w:r>
            <w:r w:rsidR="0030357C">
              <w:rPr>
                <w:noProof/>
                <w:webHidden/>
              </w:rPr>
              <w:instrText xml:space="preserve"> PAGEREF _Toc134008041 \h </w:instrText>
            </w:r>
            <w:r w:rsidR="0030357C">
              <w:rPr>
                <w:noProof/>
                <w:webHidden/>
              </w:rPr>
            </w:r>
            <w:r w:rsidR="0030357C">
              <w:rPr>
                <w:noProof/>
                <w:webHidden/>
              </w:rPr>
              <w:fldChar w:fldCharType="separate"/>
            </w:r>
            <w:r w:rsidR="0030357C">
              <w:rPr>
                <w:noProof/>
                <w:webHidden/>
              </w:rPr>
              <w:t>9</w:t>
            </w:r>
            <w:r w:rsidR="0030357C">
              <w:rPr>
                <w:noProof/>
                <w:webHidden/>
              </w:rPr>
              <w:fldChar w:fldCharType="end"/>
            </w:r>
          </w:hyperlink>
        </w:p>
        <w:p w14:paraId="699E90F0" w14:textId="73F3CD37"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42" w:history="1">
            <w:r w:rsidR="0030357C" w:rsidRPr="007018DA">
              <w:rPr>
                <w:rStyle w:val="aa"/>
                <w:noProof/>
              </w:rPr>
              <w:t>3.4</w:t>
            </w:r>
            <w:r w:rsidR="0030357C">
              <w:rPr>
                <w:rFonts w:eastAsiaTheme="minorEastAsia" w:hAnsiTheme="minorHAnsi"/>
                <w:smallCaps w:val="0"/>
                <w:noProof/>
                <w:sz w:val="21"/>
                <w:szCs w:val="22"/>
                <w14:ligatures w14:val="standardContextual"/>
              </w:rPr>
              <w:tab/>
            </w:r>
            <w:r w:rsidR="0030357C" w:rsidRPr="007018DA">
              <w:rPr>
                <w:rStyle w:val="aa"/>
                <w:noProof/>
              </w:rPr>
              <w:t>数据库</w:t>
            </w:r>
            <w:r w:rsidR="0030357C">
              <w:rPr>
                <w:noProof/>
                <w:webHidden/>
              </w:rPr>
              <w:tab/>
            </w:r>
            <w:r w:rsidR="0030357C">
              <w:rPr>
                <w:noProof/>
                <w:webHidden/>
              </w:rPr>
              <w:fldChar w:fldCharType="begin"/>
            </w:r>
            <w:r w:rsidR="0030357C">
              <w:rPr>
                <w:noProof/>
                <w:webHidden/>
              </w:rPr>
              <w:instrText xml:space="preserve"> PAGEREF _Toc134008042 \h </w:instrText>
            </w:r>
            <w:r w:rsidR="0030357C">
              <w:rPr>
                <w:noProof/>
                <w:webHidden/>
              </w:rPr>
            </w:r>
            <w:r w:rsidR="0030357C">
              <w:rPr>
                <w:noProof/>
                <w:webHidden/>
              </w:rPr>
              <w:fldChar w:fldCharType="separate"/>
            </w:r>
            <w:r w:rsidR="0030357C">
              <w:rPr>
                <w:noProof/>
                <w:webHidden/>
              </w:rPr>
              <w:t>9</w:t>
            </w:r>
            <w:r w:rsidR="0030357C">
              <w:rPr>
                <w:noProof/>
                <w:webHidden/>
              </w:rPr>
              <w:fldChar w:fldCharType="end"/>
            </w:r>
          </w:hyperlink>
        </w:p>
        <w:p w14:paraId="032B265A" w14:textId="327224AE"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3" w:history="1">
            <w:r w:rsidR="0030357C" w:rsidRPr="007018DA">
              <w:rPr>
                <w:rStyle w:val="aa"/>
                <w:noProof/>
              </w:rPr>
              <w:t>3.4.1</w:t>
            </w:r>
            <w:r w:rsidR="0030357C">
              <w:rPr>
                <w:rFonts w:eastAsiaTheme="minorEastAsia" w:hAnsiTheme="minorHAnsi"/>
                <w:iCs w:val="0"/>
                <w:noProof/>
                <w:sz w:val="21"/>
                <w:szCs w:val="22"/>
                <w14:ligatures w14:val="standardContextual"/>
              </w:rPr>
              <w:tab/>
            </w:r>
            <w:r w:rsidR="0030357C" w:rsidRPr="007018DA">
              <w:rPr>
                <w:rStyle w:val="aa"/>
                <w:noProof/>
              </w:rPr>
              <w:t>数据库简介</w:t>
            </w:r>
            <w:r w:rsidR="0030357C">
              <w:rPr>
                <w:noProof/>
                <w:webHidden/>
              </w:rPr>
              <w:tab/>
            </w:r>
            <w:r w:rsidR="0030357C">
              <w:rPr>
                <w:noProof/>
                <w:webHidden/>
              </w:rPr>
              <w:fldChar w:fldCharType="begin"/>
            </w:r>
            <w:r w:rsidR="0030357C">
              <w:rPr>
                <w:noProof/>
                <w:webHidden/>
              </w:rPr>
              <w:instrText xml:space="preserve"> PAGEREF _Toc134008043 \h </w:instrText>
            </w:r>
            <w:r w:rsidR="0030357C">
              <w:rPr>
                <w:noProof/>
                <w:webHidden/>
              </w:rPr>
            </w:r>
            <w:r w:rsidR="0030357C">
              <w:rPr>
                <w:noProof/>
                <w:webHidden/>
              </w:rPr>
              <w:fldChar w:fldCharType="separate"/>
            </w:r>
            <w:r w:rsidR="0030357C">
              <w:rPr>
                <w:noProof/>
                <w:webHidden/>
              </w:rPr>
              <w:t>9</w:t>
            </w:r>
            <w:r w:rsidR="0030357C">
              <w:rPr>
                <w:noProof/>
                <w:webHidden/>
              </w:rPr>
              <w:fldChar w:fldCharType="end"/>
            </w:r>
          </w:hyperlink>
        </w:p>
        <w:p w14:paraId="296AF209" w14:textId="19EAE0B7"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4" w:history="1">
            <w:r w:rsidR="0030357C" w:rsidRPr="007018DA">
              <w:rPr>
                <w:rStyle w:val="aa"/>
                <w:noProof/>
              </w:rPr>
              <w:t>3.4.2</w:t>
            </w:r>
            <w:r w:rsidR="0030357C">
              <w:rPr>
                <w:rFonts w:eastAsiaTheme="minorEastAsia" w:hAnsiTheme="minorHAnsi"/>
                <w:iCs w:val="0"/>
                <w:noProof/>
                <w:sz w:val="21"/>
                <w:szCs w:val="22"/>
                <w14:ligatures w14:val="standardContextual"/>
              </w:rPr>
              <w:tab/>
            </w:r>
            <w:r w:rsidR="0030357C" w:rsidRPr="007018DA">
              <w:rPr>
                <w:rStyle w:val="aa"/>
                <w:noProof/>
              </w:rPr>
              <w:t>数据库选择</w:t>
            </w:r>
            <w:r w:rsidR="0030357C">
              <w:rPr>
                <w:noProof/>
                <w:webHidden/>
              </w:rPr>
              <w:tab/>
            </w:r>
            <w:r w:rsidR="0030357C">
              <w:rPr>
                <w:noProof/>
                <w:webHidden/>
              </w:rPr>
              <w:fldChar w:fldCharType="begin"/>
            </w:r>
            <w:r w:rsidR="0030357C">
              <w:rPr>
                <w:noProof/>
                <w:webHidden/>
              </w:rPr>
              <w:instrText xml:space="preserve"> PAGEREF _Toc134008044 \h </w:instrText>
            </w:r>
            <w:r w:rsidR="0030357C">
              <w:rPr>
                <w:noProof/>
                <w:webHidden/>
              </w:rPr>
            </w:r>
            <w:r w:rsidR="0030357C">
              <w:rPr>
                <w:noProof/>
                <w:webHidden/>
              </w:rPr>
              <w:fldChar w:fldCharType="separate"/>
            </w:r>
            <w:r w:rsidR="0030357C">
              <w:rPr>
                <w:noProof/>
                <w:webHidden/>
              </w:rPr>
              <w:t>9</w:t>
            </w:r>
            <w:r w:rsidR="0030357C">
              <w:rPr>
                <w:noProof/>
                <w:webHidden/>
              </w:rPr>
              <w:fldChar w:fldCharType="end"/>
            </w:r>
          </w:hyperlink>
        </w:p>
        <w:p w14:paraId="06D4049D" w14:textId="19027A2E"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45" w:history="1">
            <w:r w:rsidR="0030357C" w:rsidRPr="007018DA">
              <w:rPr>
                <w:rStyle w:val="aa"/>
                <w:noProof/>
              </w:rPr>
              <w:t>3.5</w:t>
            </w:r>
            <w:r w:rsidR="0030357C">
              <w:rPr>
                <w:rFonts w:eastAsiaTheme="minorEastAsia" w:hAnsiTheme="minorHAnsi"/>
                <w:smallCaps w:val="0"/>
                <w:noProof/>
                <w:sz w:val="21"/>
                <w:szCs w:val="22"/>
                <w14:ligatures w14:val="standardContextual"/>
              </w:rPr>
              <w:tab/>
            </w:r>
            <w:r w:rsidR="0030357C" w:rsidRPr="007018DA">
              <w:rPr>
                <w:rStyle w:val="aa"/>
                <w:noProof/>
              </w:rPr>
              <w:t>网络开源库</w:t>
            </w:r>
            <w:r w:rsidR="0030357C">
              <w:rPr>
                <w:noProof/>
                <w:webHidden/>
              </w:rPr>
              <w:tab/>
            </w:r>
            <w:r w:rsidR="0030357C">
              <w:rPr>
                <w:noProof/>
                <w:webHidden/>
              </w:rPr>
              <w:fldChar w:fldCharType="begin"/>
            </w:r>
            <w:r w:rsidR="0030357C">
              <w:rPr>
                <w:noProof/>
                <w:webHidden/>
              </w:rPr>
              <w:instrText xml:space="preserve"> PAGEREF _Toc134008045 \h </w:instrText>
            </w:r>
            <w:r w:rsidR="0030357C">
              <w:rPr>
                <w:noProof/>
                <w:webHidden/>
              </w:rPr>
            </w:r>
            <w:r w:rsidR="0030357C">
              <w:rPr>
                <w:noProof/>
                <w:webHidden/>
              </w:rPr>
              <w:fldChar w:fldCharType="separate"/>
            </w:r>
            <w:r w:rsidR="0030357C">
              <w:rPr>
                <w:noProof/>
                <w:webHidden/>
              </w:rPr>
              <w:t>10</w:t>
            </w:r>
            <w:r w:rsidR="0030357C">
              <w:rPr>
                <w:noProof/>
                <w:webHidden/>
              </w:rPr>
              <w:fldChar w:fldCharType="end"/>
            </w:r>
          </w:hyperlink>
        </w:p>
        <w:p w14:paraId="0EC1AE24" w14:textId="0F9EA834"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6" w:history="1">
            <w:r w:rsidR="0030357C" w:rsidRPr="007018DA">
              <w:rPr>
                <w:rStyle w:val="aa"/>
                <w:noProof/>
              </w:rPr>
              <w:t>3.5.1</w:t>
            </w:r>
            <w:r w:rsidR="0030357C">
              <w:rPr>
                <w:rFonts w:eastAsiaTheme="minorEastAsia" w:hAnsiTheme="minorHAnsi"/>
                <w:iCs w:val="0"/>
                <w:noProof/>
                <w:sz w:val="21"/>
                <w:szCs w:val="22"/>
                <w14:ligatures w14:val="standardContextual"/>
              </w:rPr>
              <w:tab/>
            </w:r>
            <w:r w:rsidR="0030357C" w:rsidRPr="007018DA">
              <w:rPr>
                <w:rStyle w:val="aa"/>
                <w:noProof/>
              </w:rPr>
              <w:t>为什么选择开源库</w:t>
            </w:r>
            <w:r w:rsidR="0030357C">
              <w:rPr>
                <w:noProof/>
                <w:webHidden/>
              </w:rPr>
              <w:tab/>
            </w:r>
            <w:r w:rsidR="0030357C">
              <w:rPr>
                <w:noProof/>
                <w:webHidden/>
              </w:rPr>
              <w:fldChar w:fldCharType="begin"/>
            </w:r>
            <w:r w:rsidR="0030357C">
              <w:rPr>
                <w:noProof/>
                <w:webHidden/>
              </w:rPr>
              <w:instrText xml:space="preserve"> PAGEREF _Toc134008046 \h </w:instrText>
            </w:r>
            <w:r w:rsidR="0030357C">
              <w:rPr>
                <w:noProof/>
                <w:webHidden/>
              </w:rPr>
            </w:r>
            <w:r w:rsidR="0030357C">
              <w:rPr>
                <w:noProof/>
                <w:webHidden/>
              </w:rPr>
              <w:fldChar w:fldCharType="separate"/>
            </w:r>
            <w:r w:rsidR="0030357C">
              <w:rPr>
                <w:noProof/>
                <w:webHidden/>
              </w:rPr>
              <w:t>10</w:t>
            </w:r>
            <w:r w:rsidR="0030357C">
              <w:rPr>
                <w:noProof/>
                <w:webHidden/>
              </w:rPr>
              <w:fldChar w:fldCharType="end"/>
            </w:r>
          </w:hyperlink>
        </w:p>
        <w:p w14:paraId="374249E9" w14:textId="0B4317D9"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7" w:history="1">
            <w:r w:rsidR="0030357C" w:rsidRPr="007018DA">
              <w:rPr>
                <w:rStyle w:val="aa"/>
                <w:noProof/>
              </w:rPr>
              <w:t>3.5.2</w:t>
            </w:r>
            <w:r w:rsidR="0030357C">
              <w:rPr>
                <w:rFonts w:eastAsiaTheme="minorEastAsia" w:hAnsiTheme="minorHAnsi"/>
                <w:iCs w:val="0"/>
                <w:noProof/>
                <w:sz w:val="21"/>
                <w:szCs w:val="22"/>
                <w14:ligatures w14:val="standardContextual"/>
              </w:rPr>
              <w:tab/>
            </w:r>
            <w:r w:rsidR="0030357C" w:rsidRPr="007018DA">
              <w:rPr>
                <w:rStyle w:val="aa"/>
                <w:noProof/>
              </w:rPr>
              <w:t>网络编程的常见问题</w:t>
            </w:r>
            <w:r w:rsidR="0030357C">
              <w:rPr>
                <w:noProof/>
                <w:webHidden/>
              </w:rPr>
              <w:tab/>
            </w:r>
            <w:r w:rsidR="0030357C">
              <w:rPr>
                <w:noProof/>
                <w:webHidden/>
              </w:rPr>
              <w:fldChar w:fldCharType="begin"/>
            </w:r>
            <w:r w:rsidR="0030357C">
              <w:rPr>
                <w:noProof/>
                <w:webHidden/>
              </w:rPr>
              <w:instrText xml:space="preserve"> PAGEREF _Toc134008047 \h </w:instrText>
            </w:r>
            <w:r w:rsidR="0030357C">
              <w:rPr>
                <w:noProof/>
                <w:webHidden/>
              </w:rPr>
            </w:r>
            <w:r w:rsidR="0030357C">
              <w:rPr>
                <w:noProof/>
                <w:webHidden/>
              </w:rPr>
              <w:fldChar w:fldCharType="separate"/>
            </w:r>
            <w:r w:rsidR="0030357C">
              <w:rPr>
                <w:noProof/>
                <w:webHidden/>
              </w:rPr>
              <w:t>10</w:t>
            </w:r>
            <w:r w:rsidR="0030357C">
              <w:rPr>
                <w:noProof/>
                <w:webHidden/>
              </w:rPr>
              <w:fldChar w:fldCharType="end"/>
            </w:r>
          </w:hyperlink>
        </w:p>
        <w:p w14:paraId="051A3748" w14:textId="35AA15A5"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48" w:history="1">
            <w:r w:rsidR="0030357C" w:rsidRPr="007018DA">
              <w:rPr>
                <w:rStyle w:val="aa"/>
                <w:noProof/>
              </w:rPr>
              <w:t>3.5.3</w:t>
            </w:r>
            <w:r w:rsidR="0030357C">
              <w:rPr>
                <w:rFonts w:eastAsiaTheme="minorEastAsia" w:hAnsiTheme="minorHAnsi"/>
                <w:iCs w:val="0"/>
                <w:noProof/>
                <w:sz w:val="21"/>
                <w:szCs w:val="22"/>
                <w14:ligatures w14:val="standardContextual"/>
              </w:rPr>
              <w:tab/>
            </w:r>
            <w:r w:rsidR="0030357C" w:rsidRPr="007018DA">
              <w:rPr>
                <w:rStyle w:val="aa"/>
                <w:noProof/>
              </w:rPr>
              <w:t>网络开源库选择</w:t>
            </w:r>
            <w:r w:rsidR="0030357C">
              <w:rPr>
                <w:noProof/>
                <w:webHidden/>
              </w:rPr>
              <w:tab/>
            </w:r>
            <w:r w:rsidR="0030357C">
              <w:rPr>
                <w:noProof/>
                <w:webHidden/>
              </w:rPr>
              <w:fldChar w:fldCharType="begin"/>
            </w:r>
            <w:r w:rsidR="0030357C">
              <w:rPr>
                <w:noProof/>
                <w:webHidden/>
              </w:rPr>
              <w:instrText xml:space="preserve"> PAGEREF _Toc134008048 \h </w:instrText>
            </w:r>
            <w:r w:rsidR="0030357C">
              <w:rPr>
                <w:noProof/>
                <w:webHidden/>
              </w:rPr>
            </w:r>
            <w:r w:rsidR="0030357C">
              <w:rPr>
                <w:noProof/>
                <w:webHidden/>
              </w:rPr>
              <w:fldChar w:fldCharType="separate"/>
            </w:r>
            <w:r w:rsidR="0030357C">
              <w:rPr>
                <w:noProof/>
                <w:webHidden/>
              </w:rPr>
              <w:t>11</w:t>
            </w:r>
            <w:r w:rsidR="0030357C">
              <w:rPr>
                <w:noProof/>
                <w:webHidden/>
              </w:rPr>
              <w:fldChar w:fldCharType="end"/>
            </w:r>
          </w:hyperlink>
        </w:p>
        <w:p w14:paraId="59C76B25" w14:textId="73C8B887"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49" w:history="1">
            <w:r w:rsidR="0030357C" w:rsidRPr="007018DA">
              <w:rPr>
                <w:rStyle w:val="aa"/>
                <w:noProof/>
              </w:rPr>
              <w:t>3.6</w:t>
            </w:r>
            <w:r w:rsidR="0030357C">
              <w:rPr>
                <w:rFonts w:eastAsiaTheme="minorEastAsia" w:hAnsiTheme="minorHAnsi"/>
                <w:smallCaps w:val="0"/>
                <w:noProof/>
                <w:sz w:val="21"/>
                <w:szCs w:val="22"/>
                <w14:ligatures w14:val="standardContextual"/>
              </w:rPr>
              <w:tab/>
            </w:r>
            <w:r w:rsidR="0030357C" w:rsidRPr="007018DA">
              <w:rPr>
                <w:rStyle w:val="aa"/>
                <w:noProof/>
              </w:rPr>
              <w:t>图形框架</w:t>
            </w:r>
            <w:r w:rsidR="0030357C">
              <w:rPr>
                <w:noProof/>
                <w:webHidden/>
              </w:rPr>
              <w:tab/>
            </w:r>
            <w:r w:rsidR="0030357C">
              <w:rPr>
                <w:noProof/>
                <w:webHidden/>
              </w:rPr>
              <w:fldChar w:fldCharType="begin"/>
            </w:r>
            <w:r w:rsidR="0030357C">
              <w:rPr>
                <w:noProof/>
                <w:webHidden/>
              </w:rPr>
              <w:instrText xml:space="preserve"> PAGEREF _Toc134008049 \h </w:instrText>
            </w:r>
            <w:r w:rsidR="0030357C">
              <w:rPr>
                <w:noProof/>
                <w:webHidden/>
              </w:rPr>
            </w:r>
            <w:r w:rsidR="0030357C">
              <w:rPr>
                <w:noProof/>
                <w:webHidden/>
              </w:rPr>
              <w:fldChar w:fldCharType="separate"/>
            </w:r>
            <w:r w:rsidR="0030357C">
              <w:rPr>
                <w:noProof/>
                <w:webHidden/>
              </w:rPr>
              <w:t>11</w:t>
            </w:r>
            <w:r w:rsidR="0030357C">
              <w:rPr>
                <w:noProof/>
                <w:webHidden/>
              </w:rPr>
              <w:fldChar w:fldCharType="end"/>
            </w:r>
          </w:hyperlink>
        </w:p>
        <w:p w14:paraId="526647CD" w14:textId="5FB26C7B"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50" w:history="1">
            <w:r w:rsidR="0030357C" w:rsidRPr="007018DA">
              <w:rPr>
                <w:rStyle w:val="aa"/>
                <w:noProof/>
              </w:rPr>
              <w:t>3.6.1</w:t>
            </w:r>
            <w:r w:rsidR="0030357C">
              <w:rPr>
                <w:rFonts w:eastAsiaTheme="minorEastAsia" w:hAnsiTheme="minorHAnsi"/>
                <w:iCs w:val="0"/>
                <w:noProof/>
                <w:sz w:val="21"/>
                <w:szCs w:val="22"/>
                <w14:ligatures w14:val="standardContextual"/>
              </w:rPr>
              <w:tab/>
            </w:r>
            <w:r w:rsidR="0030357C" w:rsidRPr="007018DA">
              <w:rPr>
                <w:rStyle w:val="aa"/>
                <w:noProof/>
              </w:rPr>
              <w:t>图形框架简介</w:t>
            </w:r>
            <w:r w:rsidR="0030357C">
              <w:rPr>
                <w:noProof/>
                <w:webHidden/>
              </w:rPr>
              <w:tab/>
            </w:r>
            <w:r w:rsidR="0030357C">
              <w:rPr>
                <w:noProof/>
                <w:webHidden/>
              </w:rPr>
              <w:fldChar w:fldCharType="begin"/>
            </w:r>
            <w:r w:rsidR="0030357C">
              <w:rPr>
                <w:noProof/>
                <w:webHidden/>
              </w:rPr>
              <w:instrText xml:space="preserve"> PAGEREF _Toc134008050 \h </w:instrText>
            </w:r>
            <w:r w:rsidR="0030357C">
              <w:rPr>
                <w:noProof/>
                <w:webHidden/>
              </w:rPr>
            </w:r>
            <w:r w:rsidR="0030357C">
              <w:rPr>
                <w:noProof/>
                <w:webHidden/>
              </w:rPr>
              <w:fldChar w:fldCharType="separate"/>
            </w:r>
            <w:r w:rsidR="0030357C">
              <w:rPr>
                <w:noProof/>
                <w:webHidden/>
              </w:rPr>
              <w:t>11</w:t>
            </w:r>
            <w:r w:rsidR="0030357C">
              <w:rPr>
                <w:noProof/>
                <w:webHidden/>
              </w:rPr>
              <w:fldChar w:fldCharType="end"/>
            </w:r>
          </w:hyperlink>
        </w:p>
        <w:p w14:paraId="38DD69C0" w14:textId="60007B42" w:rsidR="0030357C" w:rsidRDefault="00000000">
          <w:pPr>
            <w:pStyle w:val="TOC3"/>
            <w:tabs>
              <w:tab w:val="left" w:pos="1920"/>
              <w:tab w:val="right" w:leader="dot" w:pos="8296"/>
            </w:tabs>
            <w:ind w:firstLine="480"/>
            <w:rPr>
              <w:rFonts w:eastAsiaTheme="minorEastAsia" w:hAnsiTheme="minorHAnsi"/>
              <w:iCs w:val="0"/>
              <w:noProof/>
              <w:sz w:val="21"/>
              <w:szCs w:val="22"/>
              <w14:ligatures w14:val="standardContextual"/>
            </w:rPr>
          </w:pPr>
          <w:hyperlink w:anchor="_Toc134008051" w:history="1">
            <w:r w:rsidR="0030357C" w:rsidRPr="007018DA">
              <w:rPr>
                <w:rStyle w:val="aa"/>
                <w:noProof/>
              </w:rPr>
              <w:t>3.6.2</w:t>
            </w:r>
            <w:r w:rsidR="0030357C">
              <w:rPr>
                <w:rFonts w:eastAsiaTheme="minorEastAsia" w:hAnsiTheme="minorHAnsi"/>
                <w:iCs w:val="0"/>
                <w:noProof/>
                <w:sz w:val="21"/>
                <w:szCs w:val="22"/>
                <w14:ligatures w14:val="standardContextual"/>
              </w:rPr>
              <w:tab/>
            </w:r>
            <w:r w:rsidR="0030357C" w:rsidRPr="007018DA">
              <w:rPr>
                <w:rStyle w:val="aa"/>
                <w:noProof/>
              </w:rPr>
              <w:t>图形框架选择</w:t>
            </w:r>
            <w:r w:rsidR="0030357C">
              <w:rPr>
                <w:noProof/>
                <w:webHidden/>
              </w:rPr>
              <w:tab/>
            </w:r>
            <w:r w:rsidR="0030357C">
              <w:rPr>
                <w:noProof/>
                <w:webHidden/>
              </w:rPr>
              <w:fldChar w:fldCharType="begin"/>
            </w:r>
            <w:r w:rsidR="0030357C">
              <w:rPr>
                <w:noProof/>
                <w:webHidden/>
              </w:rPr>
              <w:instrText xml:space="preserve"> PAGEREF _Toc134008051 \h </w:instrText>
            </w:r>
            <w:r w:rsidR="0030357C">
              <w:rPr>
                <w:noProof/>
                <w:webHidden/>
              </w:rPr>
            </w:r>
            <w:r w:rsidR="0030357C">
              <w:rPr>
                <w:noProof/>
                <w:webHidden/>
              </w:rPr>
              <w:fldChar w:fldCharType="separate"/>
            </w:r>
            <w:r w:rsidR="0030357C">
              <w:rPr>
                <w:noProof/>
                <w:webHidden/>
              </w:rPr>
              <w:t>12</w:t>
            </w:r>
            <w:r w:rsidR="0030357C">
              <w:rPr>
                <w:noProof/>
                <w:webHidden/>
              </w:rPr>
              <w:fldChar w:fldCharType="end"/>
            </w:r>
          </w:hyperlink>
        </w:p>
        <w:p w14:paraId="212EC245" w14:textId="2F60ECCC" w:rsidR="0030357C" w:rsidRDefault="00000000">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52" w:history="1">
            <w:r w:rsidR="0030357C" w:rsidRPr="007018DA">
              <w:rPr>
                <w:rStyle w:val="aa"/>
                <w:noProof/>
              </w:rPr>
              <w:t>4</w:t>
            </w:r>
            <w:r w:rsidR="0030357C">
              <w:rPr>
                <w:rFonts w:eastAsiaTheme="minorEastAsia" w:hAnsiTheme="minorHAnsi"/>
                <w:b w:val="0"/>
                <w:bCs w:val="0"/>
                <w:caps w:val="0"/>
                <w:noProof/>
                <w:sz w:val="21"/>
                <w:szCs w:val="22"/>
                <w14:ligatures w14:val="standardContextual"/>
              </w:rPr>
              <w:tab/>
            </w:r>
            <w:r w:rsidR="0030357C" w:rsidRPr="007018DA">
              <w:rPr>
                <w:rStyle w:val="aa"/>
                <w:noProof/>
              </w:rPr>
              <w:t>跨平台软件设计</w:t>
            </w:r>
            <w:r w:rsidR="0030357C">
              <w:rPr>
                <w:noProof/>
                <w:webHidden/>
              </w:rPr>
              <w:tab/>
            </w:r>
            <w:r w:rsidR="0030357C">
              <w:rPr>
                <w:noProof/>
                <w:webHidden/>
              </w:rPr>
              <w:fldChar w:fldCharType="begin"/>
            </w:r>
            <w:r w:rsidR="0030357C">
              <w:rPr>
                <w:noProof/>
                <w:webHidden/>
              </w:rPr>
              <w:instrText xml:space="preserve"> PAGEREF _Toc134008052 \h </w:instrText>
            </w:r>
            <w:r w:rsidR="0030357C">
              <w:rPr>
                <w:noProof/>
                <w:webHidden/>
              </w:rPr>
            </w:r>
            <w:r w:rsidR="0030357C">
              <w:rPr>
                <w:noProof/>
                <w:webHidden/>
              </w:rPr>
              <w:fldChar w:fldCharType="separate"/>
            </w:r>
            <w:r w:rsidR="0030357C">
              <w:rPr>
                <w:noProof/>
                <w:webHidden/>
              </w:rPr>
              <w:t>13</w:t>
            </w:r>
            <w:r w:rsidR="0030357C">
              <w:rPr>
                <w:noProof/>
                <w:webHidden/>
              </w:rPr>
              <w:fldChar w:fldCharType="end"/>
            </w:r>
          </w:hyperlink>
        </w:p>
        <w:p w14:paraId="19DF8A8A" w14:textId="0CAA0AB0"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3" w:history="1">
            <w:r w:rsidR="0030357C" w:rsidRPr="007018DA">
              <w:rPr>
                <w:rStyle w:val="aa"/>
                <w:noProof/>
              </w:rPr>
              <w:t>4.1</w:t>
            </w:r>
            <w:r w:rsidR="0030357C">
              <w:rPr>
                <w:rFonts w:eastAsiaTheme="minorEastAsia" w:hAnsiTheme="minorHAnsi"/>
                <w:smallCaps w:val="0"/>
                <w:noProof/>
                <w:sz w:val="21"/>
                <w:szCs w:val="22"/>
                <w14:ligatures w14:val="standardContextual"/>
              </w:rPr>
              <w:tab/>
            </w:r>
            <w:r w:rsidR="0030357C" w:rsidRPr="007018DA">
              <w:rPr>
                <w:rStyle w:val="aa"/>
                <w:noProof/>
              </w:rPr>
              <w:t>章节概要</w:t>
            </w:r>
            <w:r w:rsidR="0030357C">
              <w:rPr>
                <w:noProof/>
                <w:webHidden/>
              </w:rPr>
              <w:tab/>
            </w:r>
            <w:r w:rsidR="0030357C">
              <w:rPr>
                <w:noProof/>
                <w:webHidden/>
              </w:rPr>
              <w:fldChar w:fldCharType="begin"/>
            </w:r>
            <w:r w:rsidR="0030357C">
              <w:rPr>
                <w:noProof/>
                <w:webHidden/>
              </w:rPr>
              <w:instrText xml:space="preserve"> PAGEREF _Toc134008053 \h </w:instrText>
            </w:r>
            <w:r w:rsidR="0030357C">
              <w:rPr>
                <w:noProof/>
                <w:webHidden/>
              </w:rPr>
            </w:r>
            <w:r w:rsidR="0030357C">
              <w:rPr>
                <w:noProof/>
                <w:webHidden/>
              </w:rPr>
              <w:fldChar w:fldCharType="separate"/>
            </w:r>
            <w:r w:rsidR="0030357C">
              <w:rPr>
                <w:noProof/>
                <w:webHidden/>
              </w:rPr>
              <w:t>13</w:t>
            </w:r>
            <w:r w:rsidR="0030357C">
              <w:rPr>
                <w:noProof/>
                <w:webHidden/>
              </w:rPr>
              <w:fldChar w:fldCharType="end"/>
            </w:r>
          </w:hyperlink>
        </w:p>
        <w:p w14:paraId="2FD28FD3" w14:textId="01CEBF22"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4" w:history="1">
            <w:r w:rsidR="0030357C" w:rsidRPr="007018DA">
              <w:rPr>
                <w:rStyle w:val="aa"/>
                <w:noProof/>
              </w:rPr>
              <w:t>4.2</w:t>
            </w:r>
            <w:r w:rsidR="0030357C">
              <w:rPr>
                <w:rFonts w:eastAsiaTheme="minorEastAsia" w:hAnsiTheme="minorHAnsi"/>
                <w:smallCaps w:val="0"/>
                <w:noProof/>
                <w:sz w:val="21"/>
                <w:szCs w:val="22"/>
                <w14:ligatures w14:val="standardContextual"/>
              </w:rPr>
              <w:tab/>
            </w:r>
            <w:r w:rsidR="0030357C" w:rsidRPr="007018DA">
              <w:rPr>
                <w:rStyle w:val="aa"/>
                <w:noProof/>
              </w:rPr>
              <w:t>客户端架构设计</w:t>
            </w:r>
            <w:r w:rsidR="0030357C">
              <w:rPr>
                <w:noProof/>
                <w:webHidden/>
              </w:rPr>
              <w:tab/>
            </w:r>
            <w:r w:rsidR="0030357C">
              <w:rPr>
                <w:noProof/>
                <w:webHidden/>
              </w:rPr>
              <w:fldChar w:fldCharType="begin"/>
            </w:r>
            <w:r w:rsidR="0030357C">
              <w:rPr>
                <w:noProof/>
                <w:webHidden/>
              </w:rPr>
              <w:instrText xml:space="preserve"> PAGEREF _Toc134008054 \h </w:instrText>
            </w:r>
            <w:r w:rsidR="0030357C">
              <w:rPr>
                <w:noProof/>
                <w:webHidden/>
              </w:rPr>
            </w:r>
            <w:r w:rsidR="0030357C">
              <w:rPr>
                <w:noProof/>
                <w:webHidden/>
              </w:rPr>
              <w:fldChar w:fldCharType="separate"/>
            </w:r>
            <w:r w:rsidR="0030357C">
              <w:rPr>
                <w:noProof/>
                <w:webHidden/>
              </w:rPr>
              <w:t>13</w:t>
            </w:r>
            <w:r w:rsidR="0030357C">
              <w:rPr>
                <w:noProof/>
                <w:webHidden/>
              </w:rPr>
              <w:fldChar w:fldCharType="end"/>
            </w:r>
          </w:hyperlink>
        </w:p>
        <w:p w14:paraId="3BE45444" w14:textId="49A1176F"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5" w:history="1">
            <w:r w:rsidR="0030357C" w:rsidRPr="007018DA">
              <w:rPr>
                <w:rStyle w:val="aa"/>
                <w:noProof/>
              </w:rPr>
              <w:t>4.3</w:t>
            </w:r>
            <w:r w:rsidR="0030357C">
              <w:rPr>
                <w:rFonts w:eastAsiaTheme="minorEastAsia" w:hAnsiTheme="minorHAnsi"/>
                <w:smallCaps w:val="0"/>
                <w:noProof/>
                <w:sz w:val="21"/>
                <w:szCs w:val="22"/>
                <w14:ligatures w14:val="standardContextual"/>
              </w:rPr>
              <w:tab/>
            </w:r>
            <w:r w:rsidR="0030357C" w:rsidRPr="007018DA">
              <w:rPr>
                <w:rStyle w:val="aa"/>
                <w:noProof/>
              </w:rPr>
              <w:t>登录流程</w:t>
            </w:r>
            <w:r w:rsidR="0030357C">
              <w:rPr>
                <w:noProof/>
                <w:webHidden/>
              </w:rPr>
              <w:tab/>
            </w:r>
            <w:r w:rsidR="0030357C">
              <w:rPr>
                <w:noProof/>
                <w:webHidden/>
              </w:rPr>
              <w:fldChar w:fldCharType="begin"/>
            </w:r>
            <w:r w:rsidR="0030357C">
              <w:rPr>
                <w:noProof/>
                <w:webHidden/>
              </w:rPr>
              <w:instrText xml:space="preserve"> PAGEREF _Toc134008055 \h </w:instrText>
            </w:r>
            <w:r w:rsidR="0030357C">
              <w:rPr>
                <w:noProof/>
                <w:webHidden/>
              </w:rPr>
            </w:r>
            <w:r w:rsidR="0030357C">
              <w:rPr>
                <w:noProof/>
                <w:webHidden/>
              </w:rPr>
              <w:fldChar w:fldCharType="separate"/>
            </w:r>
            <w:r w:rsidR="0030357C">
              <w:rPr>
                <w:noProof/>
                <w:webHidden/>
              </w:rPr>
              <w:t>14</w:t>
            </w:r>
            <w:r w:rsidR="0030357C">
              <w:rPr>
                <w:noProof/>
                <w:webHidden/>
              </w:rPr>
              <w:fldChar w:fldCharType="end"/>
            </w:r>
          </w:hyperlink>
        </w:p>
        <w:p w14:paraId="41817A89" w14:textId="1F69BC94"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6" w:history="1">
            <w:r w:rsidR="0030357C" w:rsidRPr="007018DA">
              <w:rPr>
                <w:rStyle w:val="aa"/>
                <w:noProof/>
              </w:rPr>
              <w:t>4.4</w:t>
            </w:r>
            <w:r w:rsidR="0030357C">
              <w:rPr>
                <w:rFonts w:eastAsiaTheme="minorEastAsia" w:hAnsiTheme="minorHAnsi"/>
                <w:smallCaps w:val="0"/>
                <w:noProof/>
                <w:sz w:val="21"/>
                <w:szCs w:val="22"/>
                <w14:ligatures w14:val="standardContextual"/>
              </w:rPr>
              <w:tab/>
            </w:r>
            <w:r w:rsidR="0030357C" w:rsidRPr="007018DA">
              <w:rPr>
                <w:rStyle w:val="aa"/>
                <w:noProof/>
              </w:rPr>
              <w:t>登录状态切换</w:t>
            </w:r>
            <w:r w:rsidR="0030357C">
              <w:rPr>
                <w:noProof/>
                <w:webHidden/>
              </w:rPr>
              <w:tab/>
            </w:r>
            <w:r w:rsidR="0030357C">
              <w:rPr>
                <w:noProof/>
                <w:webHidden/>
              </w:rPr>
              <w:fldChar w:fldCharType="begin"/>
            </w:r>
            <w:r w:rsidR="0030357C">
              <w:rPr>
                <w:noProof/>
                <w:webHidden/>
              </w:rPr>
              <w:instrText xml:space="preserve"> PAGEREF _Toc134008056 \h </w:instrText>
            </w:r>
            <w:r w:rsidR="0030357C">
              <w:rPr>
                <w:noProof/>
                <w:webHidden/>
              </w:rPr>
            </w:r>
            <w:r w:rsidR="0030357C">
              <w:rPr>
                <w:noProof/>
                <w:webHidden/>
              </w:rPr>
              <w:fldChar w:fldCharType="separate"/>
            </w:r>
            <w:r w:rsidR="0030357C">
              <w:rPr>
                <w:noProof/>
                <w:webHidden/>
              </w:rPr>
              <w:t>15</w:t>
            </w:r>
            <w:r w:rsidR="0030357C">
              <w:rPr>
                <w:noProof/>
                <w:webHidden/>
              </w:rPr>
              <w:fldChar w:fldCharType="end"/>
            </w:r>
          </w:hyperlink>
        </w:p>
        <w:p w14:paraId="1F46BEB3" w14:textId="551F4830"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7" w:history="1">
            <w:r w:rsidR="0030357C" w:rsidRPr="007018DA">
              <w:rPr>
                <w:rStyle w:val="aa"/>
                <w:noProof/>
              </w:rPr>
              <w:t>4.5</w:t>
            </w:r>
            <w:r w:rsidR="0030357C">
              <w:rPr>
                <w:rFonts w:eastAsiaTheme="minorEastAsia" w:hAnsiTheme="minorHAnsi"/>
                <w:smallCaps w:val="0"/>
                <w:noProof/>
                <w:sz w:val="21"/>
                <w:szCs w:val="22"/>
                <w14:ligatures w14:val="standardContextual"/>
              </w:rPr>
              <w:tab/>
            </w:r>
            <w:r w:rsidR="0030357C" w:rsidRPr="007018DA">
              <w:rPr>
                <w:rStyle w:val="aa"/>
                <w:noProof/>
              </w:rPr>
              <w:t>数据交换流程</w:t>
            </w:r>
            <w:r w:rsidR="0030357C">
              <w:rPr>
                <w:noProof/>
                <w:webHidden/>
              </w:rPr>
              <w:tab/>
            </w:r>
            <w:r w:rsidR="0030357C">
              <w:rPr>
                <w:noProof/>
                <w:webHidden/>
              </w:rPr>
              <w:fldChar w:fldCharType="begin"/>
            </w:r>
            <w:r w:rsidR="0030357C">
              <w:rPr>
                <w:noProof/>
                <w:webHidden/>
              </w:rPr>
              <w:instrText xml:space="preserve"> PAGEREF _Toc134008057 \h </w:instrText>
            </w:r>
            <w:r w:rsidR="0030357C">
              <w:rPr>
                <w:noProof/>
                <w:webHidden/>
              </w:rPr>
            </w:r>
            <w:r w:rsidR="0030357C">
              <w:rPr>
                <w:noProof/>
                <w:webHidden/>
              </w:rPr>
              <w:fldChar w:fldCharType="separate"/>
            </w:r>
            <w:r w:rsidR="0030357C">
              <w:rPr>
                <w:noProof/>
                <w:webHidden/>
              </w:rPr>
              <w:t>16</w:t>
            </w:r>
            <w:r w:rsidR="0030357C">
              <w:rPr>
                <w:noProof/>
                <w:webHidden/>
              </w:rPr>
              <w:fldChar w:fldCharType="end"/>
            </w:r>
          </w:hyperlink>
        </w:p>
        <w:p w14:paraId="780EA633" w14:textId="4C84BBB6"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8" w:history="1">
            <w:r w:rsidR="0030357C" w:rsidRPr="007018DA">
              <w:rPr>
                <w:rStyle w:val="aa"/>
                <w:noProof/>
              </w:rPr>
              <w:t>4.6</w:t>
            </w:r>
            <w:r w:rsidR="0030357C">
              <w:rPr>
                <w:rFonts w:eastAsiaTheme="minorEastAsia" w:hAnsiTheme="minorHAnsi"/>
                <w:smallCaps w:val="0"/>
                <w:noProof/>
                <w:sz w:val="21"/>
                <w:szCs w:val="22"/>
                <w14:ligatures w14:val="standardContextual"/>
              </w:rPr>
              <w:tab/>
            </w:r>
            <w:r w:rsidR="0030357C" w:rsidRPr="007018DA">
              <w:rPr>
                <w:rStyle w:val="aa"/>
                <w:noProof/>
              </w:rPr>
              <w:t>数据交换状态</w:t>
            </w:r>
            <w:r w:rsidR="0030357C">
              <w:rPr>
                <w:noProof/>
                <w:webHidden/>
              </w:rPr>
              <w:tab/>
            </w:r>
            <w:r w:rsidR="0030357C">
              <w:rPr>
                <w:noProof/>
                <w:webHidden/>
              </w:rPr>
              <w:fldChar w:fldCharType="begin"/>
            </w:r>
            <w:r w:rsidR="0030357C">
              <w:rPr>
                <w:noProof/>
                <w:webHidden/>
              </w:rPr>
              <w:instrText xml:space="preserve"> PAGEREF _Toc134008058 \h </w:instrText>
            </w:r>
            <w:r w:rsidR="0030357C">
              <w:rPr>
                <w:noProof/>
                <w:webHidden/>
              </w:rPr>
            </w:r>
            <w:r w:rsidR="0030357C">
              <w:rPr>
                <w:noProof/>
                <w:webHidden/>
              </w:rPr>
              <w:fldChar w:fldCharType="separate"/>
            </w:r>
            <w:r w:rsidR="0030357C">
              <w:rPr>
                <w:noProof/>
                <w:webHidden/>
              </w:rPr>
              <w:t>17</w:t>
            </w:r>
            <w:r w:rsidR="0030357C">
              <w:rPr>
                <w:noProof/>
                <w:webHidden/>
              </w:rPr>
              <w:fldChar w:fldCharType="end"/>
            </w:r>
          </w:hyperlink>
        </w:p>
        <w:p w14:paraId="650AF62D" w14:textId="1B3F3C94"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59" w:history="1">
            <w:r w:rsidR="0030357C" w:rsidRPr="007018DA">
              <w:rPr>
                <w:rStyle w:val="aa"/>
                <w:noProof/>
              </w:rPr>
              <w:t>4.7</w:t>
            </w:r>
            <w:r w:rsidR="0030357C">
              <w:rPr>
                <w:rFonts w:eastAsiaTheme="minorEastAsia" w:hAnsiTheme="minorHAnsi"/>
                <w:smallCaps w:val="0"/>
                <w:noProof/>
                <w:sz w:val="21"/>
                <w:szCs w:val="22"/>
                <w14:ligatures w14:val="standardContextual"/>
              </w:rPr>
              <w:tab/>
            </w:r>
            <w:r w:rsidR="0030357C" w:rsidRPr="007018DA">
              <w:rPr>
                <w:rStyle w:val="aa"/>
                <w:noProof/>
              </w:rPr>
              <w:t>服务器架构设计</w:t>
            </w:r>
            <w:r w:rsidR="0030357C">
              <w:rPr>
                <w:noProof/>
                <w:webHidden/>
              </w:rPr>
              <w:tab/>
            </w:r>
            <w:r w:rsidR="0030357C">
              <w:rPr>
                <w:noProof/>
                <w:webHidden/>
              </w:rPr>
              <w:fldChar w:fldCharType="begin"/>
            </w:r>
            <w:r w:rsidR="0030357C">
              <w:rPr>
                <w:noProof/>
                <w:webHidden/>
              </w:rPr>
              <w:instrText xml:space="preserve"> PAGEREF _Toc134008059 \h </w:instrText>
            </w:r>
            <w:r w:rsidR="0030357C">
              <w:rPr>
                <w:noProof/>
                <w:webHidden/>
              </w:rPr>
            </w:r>
            <w:r w:rsidR="0030357C">
              <w:rPr>
                <w:noProof/>
                <w:webHidden/>
              </w:rPr>
              <w:fldChar w:fldCharType="separate"/>
            </w:r>
            <w:r w:rsidR="0030357C">
              <w:rPr>
                <w:noProof/>
                <w:webHidden/>
              </w:rPr>
              <w:t>18</w:t>
            </w:r>
            <w:r w:rsidR="0030357C">
              <w:rPr>
                <w:noProof/>
                <w:webHidden/>
              </w:rPr>
              <w:fldChar w:fldCharType="end"/>
            </w:r>
          </w:hyperlink>
        </w:p>
        <w:p w14:paraId="7092FBBB" w14:textId="478B9585"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0" w:history="1">
            <w:r w:rsidR="0030357C" w:rsidRPr="007018DA">
              <w:rPr>
                <w:rStyle w:val="aa"/>
                <w:noProof/>
              </w:rPr>
              <w:t>4.8</w:t>
            </w:r>
            <w:r w:rsidR="0030357C">
              <w:rPr>
                <w:rFonts w:eastAsiaTheme="minorEastAsia" w:hAnsiTheme="minorHAnsi"/>
                <w:smallCaps w:val="0"/>
                <w:noProof/>
                <w:sz w:val="21"/>
                <w:szCs w:val="22"/>
                <w14:ligatures w14:val="standardContextual"/>
              </w:rPr>
              <w:tab/>
            </w:r>
            <w:r w:rsidR="0030357C" w:rsidRPr="007018DA">
              <w:rPr>
                <w:rStyle w:val="aa"/>
                <w:noProof/>
              </w:rPr>
              <w:t>注册请求处理</w:t>
            </w:r>
            <w:r w:rsidR="0030357C">
              <w:rPr>
                <w:noProof/>
                <w:webHidden/>
              </w:rPr>
              <w:tab/>
            </w:r>
            <w:r w:rsidR="0030357C">
              <w:rPr>
                <w:noProof/>
                <w:webHidden/>
              </w:rPr>
              <w:fldChar w:fldCharType="begin"/>
            </w:r>
            <w:r w:rsidR="0030357C">
              <w:rPr>
                <w:noProof/>
                <w:webHidden/>
              </w:rPr>
              <w:instrText xml:space="preserve"> PAGEREF _Toc134008060 \h </w:instrText>
            </w:r>
            <w:r w:rsidR="0030357C">
              <w:rPr>
                <w:noProof/>
                <w:webHidden/>
              </w:rPr>
            </w:r>
            <w:r w:rsidR="0030357C">
              <w:rPr>
                <w:noProof/>
                <w:webHidden/>
              </w:rPr>
              <w:fldChar w:fldCharType="separate"/>
            </w:r>
            <w:r w:rsidR="0030357C">
              <w:rPr>
                <w:noProof/>
                <w:webHidden/>
              </w:rPr>
              <w:t>19</w:t>
            </w:r>
            <w:r w:rsidR="0030357C">
              <w:rPr>
                <w:noProof/>
                <w:webHidden/>
              </w:rPr>
              <w:fldChar w:fldCharType="end"/>
            </w:r>
          </w:hyperlink>
        </w:p>
        <w:p w14:paraId="51D0178A" w14:textId="46EB9E48"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1" w:history="1">
            <w:r w:rsidR="0030357C" w:rsidRPr="007018DA">
              <w:rPr>
                <w:rStyle w:val="aa"/>
                <w:noProof/>
              </w:rPr>
              <w:t>4.9</w:t>
            </w:r>
            <w:r w:rsidR="0030357C">
              <w:rPr>
                <w:rFonts w:eastAsiaTheme="minorEastAsia" w:hAnsiTheme="minorHAnsi"/>
                <w:smallCaps w:val="0"/>
                <w:noProof/>
                <w:sz w:val="21"/>
                <w:szCs w:val="22"/>
                <w14:ligatures w14:val="standardContextual"/>
              </w:rPr>
              <w:tab/>
            </w:r>
            <w:r w:rsidR="0030357C" w:rsidRPr="007018DA">
              <w:rPr>
                <w:rStyle w:val="aa"/>
                <w:noProof/>
              </w:rPr>
              <w:t>登录请求处理</w:t>
            </w:r>
            <w:r w:rsidR="0030357C">
              <w:rPr>
                <w:noProof/>
                <w:webHidden/>
              </w:rPr>
              <w:tab/>
            </w:r>
            <w:r w:rsidR="0030357C">
              <w:rPr>
                <w:noProof/>
                <w:webHidden/>
              </w:rPr>
              <w:fldChar w:fldCharType="begin"/>
            </w:r>
            <w:r w:rsidR="0030357C">
              <w:rPr>
                <w:noProof/>
                <w:webHidden/>
              </w:rPr>
              <w:instrText xml:space="preserve"> PAGEREF _Toc134008061 \h </w:instrText>
            </w:r>
            <w:r w:rsidR="0030357C">
              <w:rPr>
                <w:noProof/>
                <w:webHidden/>
              </w:rPr>
            </w:r>
            <w:r w:rsidR="0030357C">
              <w:rPr>
                <w:noProof/>
                <w:webHidden/>
              </w:rPr>
              <w:fldChar w:fldCharType="separate"/>
            </w:r>
            <w:r w:rsidR="0030357C">
              <w:rPr>
                <w:noProof/>
                <w:webHidden/>
              </w:rPr>
              <w:t>20</w:t>
            </w:r>
            <w:r w:rsidR="0030357C">
              <w:rPr>
                <w:noProof/>
                <w:webHidden/>
              </w:rPr>
              <w:fldChar w:fldCharType="end"/>
            </w:r>
          </w:hyperlink>
        </w:p>
        <w:p w14:paraId="3723E479" w14:textId="2924E90D"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2" w:history="1">
            <w:r w:rsidR="0030357C" w:rsidRPr="007018DA">
              <w:rPr>
                <w:rStyle w:val="aa"/>
                <w:noProof/>
              </w:rPr>
              <w:t>4.10</w:t>
            </w:r>
            <w:r w:rsidR="0030357C">
              <w:rPr>
                <w:rFonts w:eastAsiaTheme="minorEastAsia" w:hAnsiTheme="minorHAnsi"/>
                <w:smallCaps w:val="0"/>
                <w:noProof/>
                <w:sz w:val="21"/>
                <w:szCs w:val="22"/>
                <w14:ligatures w14:val="standardContextual"/>
              </w:rPr>
              <w:tab/>
            </w:r>
            <w:r w:rsidR="0030357C" w:rsidRPr="007018DA">
              <w:rPr>
                <w:rStyle w:val="aa"/>
                <w:noProof/>
              </w:rPr>
              <w:t>转发请求处理</w:t>
            </w:r>
            <w:r w:rsidR="0030357C">
              <w:rPr>
                <w:noProof/>
                <w:webHidden/>
              </w:rPr>
              <w:tab/>
            </w:r>
            <w:r w:rsidR="0030357C">
              <w:rPr>
                <w:noProof/>
                <w:webHidden/>
              </w:rPr>
              <w:fldChar w:fldCharType="begin"/>
            </w:r>
            <w:r w:rsidR="0030357C">
              <w:rPr>
                <w:noProof/>
                <w:webHidden/>
              </w:rPr>
              <w:instrText xml:space="preserve"> PAGEREF _Toc134008062 \h </w:instrText>
            </w:r>
            <w:r w:rsidR="0030357C">
              <w:rPr>
                <w:noProof/>
                <w:webHidden/>
              </w:rPr>
            </w:r>
            <w:r w:rsidR="0030357C">
              <w:rPr>
                <w:noProof/>
                <w:webHidden/>
              </w:rPr>
              <w:fldChar w:fldCharType="separate"/>
            </w:r>
            <w:r w:rsidR="0030357C">
              <w:rPr>
                <w:noProof/>
                <w:webHidden/>
              </w:rPr>
              <w:t>21</w:t>
            </w:r>
            <w:r w:rsidR="0030357C">
              <w:rPr>
                <w:noProof/>
                <w:webHidden/>
              </w:rPr>
              <w:fldChar w:fldCharType="end"/>
            </w:r>
          </w:hyperlink>
        </w:p>
        <w:p w14:paraId="7700B98A" w14:textId="7ED86D6B" w:rsidR="0030357C" w:rsidRDefault="00000000">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63" w:history="1">
            <w:r w:rsidR="0030357C" w:rsidRPr="007018DA">
              <w:rPr>
                <w:rStyle w:val="aa"/>
                <w:noProof/>
              </w:rPr>
              <w:t>5</w:t>
            </w:r>
            <w:r w:rsidR="0030357C">
              <w:rPr>
                <w:rFonts w:eastAsiaTheme="minorEastAsia" w:hAnsiTheme="minorHAnsi"/>
                <w:b w:val="0"/>
                <w:bCs w:val="0"/>
                <w:caps w:val="0"/>
                <w:noProof/>
                <w:sz w:val="21"/>
                <w:szCs w:val="22"/>
                <w14:ligatures w14:val="standardContextual"/>
              </w:rPr>
              <w:tab/>
            </w:r>
            <w:r w:rsidR="0030357C" w:rsidRPr="007018DA">
              <w:rPr>
                <w:rStyle w:val="aa"/>
                <w:noProof/>
              </w:rPr>
              <w:t>交换协议与数据模型</w:t>
            </w:r>
            <w:r w:rsidR="0030357C">
              <w:rPr>
                <w:noProof/>
                <w:webHidden/>
              </w:rPr>
              <w:tab/>
            </w:r>
            <w:r w:rsidR="0030357C">
              <w:rPr>
                <w:noProof/>
                <w:webHidden/>
              </w:rPr>
              <w:fldChar w:fldCharType="begin"/>
            </w:r>
            <w:r w:rsidR="0030357C">
              <w:rPr>
                <w:noProof/>
                <w:webHidden/>
              </w:rPr>
              <w:instrText xml:space="preserve"> PAGEREF _Toc134008063 \h </w:instrText>
            </w:r>
            <w:r w:rsidR="0030357C">
              <w:rPr>
                <w:noProof/>
                <w:webHidden/>
              </w:rPr>
            </w:r>
            <w:r w:rsidR="0030357C">
              <w:rPr>
                <w:noProof/>
                <w:webHidden/>
              </w:rPr>
              <w:fldChar w:fldCharType="separate"/>
            </w:r>
            <w:r w:rsidR="0030357C">
              <w:rPr>
                <w:noProof/>
                <w:webHidden/>
              </w:rPr>
              <w:t>22</w:t>
            </w:r>
            <w:r w:rsidR="0030357C">
              <w:rPr>
                <w:noProof/>
                <w:webHidden/>
              </w:rPr>
              <w:fldChar w:fldCharType="end"/>
            </w:r>
          </w:hyperlink>
        </w:p>
        <w:p w14:paraId="71DADD30" w14:textId="67ED306A"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4" w:history="1">
            <w:r w:rsidR="0030357C" w:rsidRPr="007018DA">
              <w:rPr>
                <w:rStyle w:val="aa"/>
                <w:noProof/>
              </w:rPr>
              <w:t>5.1</w:t>
            </w:r>
            <w:r w:rsidR="0030357C">
              <w:rPr>
                <w:rFonts w:eastAsiaTheme="minorEastAsia" w:hAnsiTheme="minorHAnsi"/>
                <w:smallCaps w:val="0"/>
                <w:noProof/>
                <w:sz w:val="21"/>
                <w:szCs w:val="22"/>
                <w14:ligatures w14:val="standardContextual"/>
              </w:rPr>
              <w:tab/>
            </w:r>
            <w:r w:rsidR="0030357C" w:rsidRPr="007018DA">
              <w:rPr>
                <w:rStyle w:val="aa"/>
                <w:noProof/>
              </w:rPr>
              <w:t>章节概要</w:t>
            </w:r>
            <w:r w:rsidR="0030357C">
              <w:rPr>
                <w:noProof/>
                <w:webHidden/>
              </w:rPr>
              <w:tab/>
            </w:r>
            <w:r w:rsidR="0030357C">
              <w:rPr>
                <w:noProof/>
                <w:webHidden/>
              </w:rPr>
              <w:fldChar w:fldCharType="begin"/>
            </w:r>
            <w:r w:rsidR="0030357C">
              <w:rPr>
                <w:noProof/>
                <w:webHidden/>
              </w:rPr>
              <w:instrText xml:space="preserve"> PAGEREF _Toc134008064 \h </w:instrText>
            </w:r>
            <w:r w:rsidR="0030357C">
              <w:rPr>
                <w:noProof/>
                <w:webHidden/>
              </w:rPr>
            </w:r>
            <w:r w:rsidR="0030357C">
              <w:rPr>
                <w:noProof/>
                <w:webHidden/>
              </w:rPr>
              <w:fldChar w:fldCharType="separate"/>
            </w:r>
            <w:r w:rsidR="0030357C">
              <w:rPr>
                <w:noProof/>
                <w:webHidden/>
              </w:rPr>
              <w:t>22</w:t>
            </w:r>
            <w:r w:rsidR="0030357C">
              <w:rPr>
                <w:noProof/>
                <w:webHidden/>
              </w:rPr>
              <w:fldChar w:fldCharType="end"/>
            </w:r>
          </w:hyperlink>
        </w:p>
        <w:p w14:paraId="74647697" w14:textId="17B4A896"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5" w:history="1">
            <w:r w:rsidR="0030357C" w:rsidRPr="007018DA">
              <w:rPr>
                <w:rStyle w:val="aa"/>
                <w:noProof/>
              </w:rPr>
              <w:t>5.2</w:t>
            </w:r>
            <w:r w:rsidR="0030357C">
              <w:rPr>
                <w:rFonts w:eastAsiaTheme="minorEastAsia" w:hAnsiTheme="minorHAnsi"/>
                <w:smallCaps w:val="0"/>
                <w:noProof/>
                <w:sz w:val="21"/>
                <w:szCs w:val="22"/>
                <w14:ligatures w14:val="standardContextual"/>
              </w:rPr>
              <w:tab/>
            </w:r>
            <w:r w:rsidR="0030357C" w:rsidRPr="007018DA">
              <w:rPr>
                <w:rStyle w:val="aa"/>
                <w:noProof/>
              </w:rPr>
              <w:t>请求响应模型</w:t>
            </w:r>
            <w:r w:rsidR="0030357C">
              <w:rPr>
                <w:noProof/>
                <w:webHidden/>
              </w:rPr>
              <w:tab/>
            </w:r>
            <w:r w:rsidR="0030357C">
              <w:rPr>
                <w:noProof/>
                <w:webHidden/>
              </w:rPr>
              <w:fldChar w:fldCharType="begin"/>
            </w:r>
            <w:r w:rsidR="0030357C">
              <w:rPr>
                <w:noProof/>
                <w:webHidden/>
              </w:rPr>
              <w:instrText xml:space="preserve"> PAGEREF _Toc134008065 \h </w:instrText>
            </w:r>
            <w:r w:rsidR="0030357C">
              <w:rPr>
                <w:noProof/>
                <w:webHidden/>
              </w:rPr>
            </w:r>
            <w:r w:rsidR="0030357C">
              <w:rPr>
                <w:noProof/>
                <w:webHidden/>
              </w:rPr>
              <w:fldChar w:fldCharType="separate"/>
            </w:r>
            <w:r w:rsidR="0030357C">
              <w:rPr>
                <w:noProof/>
                <w:webHidden/>
              </w:rPr>
              <w:t>22</w:t>
            </w:r>
            <w:r w:rsidR="0030357C">
              <w:rPr>
                <w:noProof/>
                <w:webHidden/>
              </w:rPr>
              <w:fldChar w:fldCharType="end"/>
            </w:r>
          </w:hyperlink>
        </w:p>
        <w:p w14:paraId="4D267E4F" w14:textId="56E1AF9D"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6" w:history="1">
            <w:r w:rsidR="0030357C" w:rsidRPr="007018DA">
              <w:rPr>
                <w:rStyle w:val="aa"/>
                <w:noProof/>
              </w:rPr>
              <w:t>5.3</w:t>
            </w:r>
            <w:r w:rsidR="0030357C">
              <w:rPr>
                <w:rFonts w:eastAsiaTheme="minorEastAsia" w:hAnsiTheme="minorHAnsi"/>
                <w:smallCaps w:val="0"/>
                <w:noProof/>
                <w:sz w:val="21"/>
                <w:szCs w:val="22"/>
                <w14:ligatures w14:val="standardContextual"/>
              </w:rPr>
              <w:tab/>
            </w:r>
            <w:r w:rsidR="0030357C" w:rsidRPr="007018DA">
              <w:rPr>
                <w:rStyle w:val="aa"/>
                <w:noProof/>
              </w:rPr>
              <w:t>数据转发模型</w:t>
            </w:r>
            <w:r w:rsidR="0030357C">
              <w:rPr>
                <w:noProof/>
                <w:webHidden/>
              </w:rPr>
              <w:tab/>
            </w:r>
            <w:r w:rsidR="0030357C">
              <w:rPr>
                <w:noProof/>
                <w:webHidden/>
              </w:rPr>
              <w:fldChar w:fldCharType="begin"/>
            </w:r>
            <w:r w:rsidR="0030357C">
              <w:rPr>
                <w:noProof/>
                <w:webHidden/>
              </w:rPr>
              <w:instrText xml:space="preserve"> PAGEREF _Toc134008066 \h </w:instrText>
            </w:r>
            <w:r w:rsidR="0030357C">
              <w:rPr>
                <w:noProof/>
                <w:webHidden/>
              </w:rPr>
            </w:r>
            <w:r w:rsidR="0030357C">
              <w:rPr>
                <w:noProof/>
                <w:webHidden/>
              </w:rPr>
              <w:fldChar w:fldCharType="separate"/>
            </w:r>
            <w:r w:rsidR="0030357C">
              <w:rPr>
                <w:noProof/>
                <w:webHidden/>
              </w:rPr>
              <w:t>23</w:t>
            </w:r>
            <w:r w:rsidR="0030357C">
              <w:rPr>
                <w:noProof/>
                <w:webHidden/>
              </w:rPr>
              <w:fldChar w:fldCharType="end"/>
            </w:r>
          </w:hyperlink>
        </w:p>
        <w:p w14:paraId="58C8757D" w14:textId="291DD9C8"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7" w:history="1">
            <w:r w:rsidR="0030357C" w:rsidRPr="007018DA">
              <w:rPr>
                <w:rStyle w:val="aa"/>
                <w:noProof/>
              </w:rPr>
              <w:t>5.4</w:t>
            </w:r>
            <w:r w:rsidR="0030357C">
              <w:rPr>
                <w:rFonts w:eastAsiaTheme="minorEastAsia" w:hAnsiTheme="minorHAnsi"/>
                <w:smallCaps w:val="0"/>
                <w:noProof/>
                <w:sz w:val="21"/>
                <w:szCs w:val="22"/>
                <w14:ligatures w14:val="standardContextual"/>
              </w:rPr>
              <w:tab/>
            </w:r>
            <w:r w:rsidR="0030357C" w:rsidRPr="007018DA">
              <w:rPr>
                <w:rStyle w:val="aa"/>
                <w:noProof/>
              </w:rPr>
              <w:t>交互协议结构</w:t>
            </w:r>
            <w:r w:rsidR="0030357C">
              <w:rPr>
                <w:noProof/>
                <w:webHidden/>
              </w:rPr>
              <w:tab/>
            </w:r>
            <w:r w:rsidR="0030357C">
              <w:rPr>
                <w:noProof/>
                <w:webHidden/>
              </w:rPr>
              <w:fldChar w:fldCharType="begin"/>
            </w:r>
            <w:r w:rsidR="0030357C">
              <w:rPr>
                <w:noProof/>
                <w:webHidden/>
              </w:rPr>
              <w:instrText xml:space="preserve"> PAGEREF _Toc134008067 \h </w:instrText>
            </w:r>
            <w:r w:rsidR="0030357C">
              <w:rPr>
                <w:noProof/>
                <w:webHidden/>
              </w:rPr>
            </w:r>
            <w:r w:rsidR="0030357C">
              <w:rPr>
                <w:noProof/>
                <w:webHidden/>
              </w:rPr>
              <w:fldChar w:fldCharType="separate"/>
            </w:r>
            <w:r w:rsidR="0030357C">
              <w:rPr>
                <w:noProof/>
                <w:webHidden/>
              </w:rPr>
              <w:t>24</w:t>
            </w:r>
            <w:r w:rsidR="0030357C">
              <w:rPr>
                <w:noProof/>
                <w:webHidden/>
              </w:rPr>
              <w:fldChar w:fldCharType="end"/>
            </w:r>
          </w:hyperlink>
        </w:p>
        <w:p w14:paraId="1D501F9E" w14:textId="49D8EFC5" w:rsidR="0030357C" w:rsidRDefault="00000000">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68" w:history="1">
            <w:r w:rsidR="0030357C" w:rsidRPr="007018DA">
              <w:rPr>
                <w:rStyle w:val="aa"/>
                <w:noProof/>
              </w:rPr>
              <w:t>6</w:t>
            </w:r>
            <w:r w:rsidR="0030357C">
              <w:rPr>
                <w:rFonts w:eastAsiaTheme="minorEastAsia" w:hAnsiTheme="minorHAnsi"/>
                <w:b w:val="0"/>
                <w:bCs w:val="0"/>
                <w:caps w:val="0"/>
                <w:noProof/>
                <w:sz w:val="21"/>
                <w:szCs w:val="22"/>
                <w14:ligatures w14:val="standardContextual"/>
              </w:rPr>
              <w:tab/>
            </w:r>
            <w:r w:rsidR="0030357C" w:rsidRPr="007018DA">
              <w:rPr>
                <w:rStyle w:val="aa"/>
                <w:noProof/>
              </w:rPr>
              <w:t>实测结果与讨论</w:t>
            </w:r>
            <w:r w:rsidR="0030357C">
              <w:rPr>
                <w:noProof/>
                <w:webHidden/>
              </w:rPr>
              <w:tab/>
            </w:r>
            <w:r w:rsidR="0030357C">
              <w:rPr>
                <w:noProof/>
                <w:webHidden/>
              </w:rPr>
              <w:fldChar w:fldCharType="begin"/>
            </w:r>
            <w:r w:rsidR="0030357C">
              <w:rPr>
                <w:noProof/>
                <w:webHidden/>
              </w:rPr>
              <w:instrText xml:space="preserve"> PAGEREF _Toc134008068 \h </w:instrText>
            </w:r>
            <w:r w:rsidR="0030357C">
              <w:rPr>
                <w:noProof/>
                <w:webHidden/>
              </w:rPr>
            </w:r>
            <w:r w:rsidR="0030357C">
              <w:rPr>
                <w:noProof/>
                <w:webHidden/>
              </w:rPr>
              <w:fldChar w:fldCharType="separate"/>
            </w:r>
            <w:r w:rsidR="0030357C">
              <w:rPr>
                <w:noProof/>
                <w:webHidden/>
              </w:rPr>
              <w:t>25</w:t>
            </w:r>
            <w:r w:rsidR="0030357C">
              <w:rPr>
                <w:noProof/>
                <w:webHidden/>
              </w:rPr>
              <w:fldChar w:fldCharType="end"/>
            </w:r>
          </w:hyperlink>
        </w:p>
        <w:p w14:paraId="25D9B6C2" w14:textId="6A779CDC"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69" w:history="1">
            <w:r w:rsidR="0030357C" w:rsidRPr="007018DA">
              <w:rPr>
                <w:rStyle w:val="aa"/>
                <w:noProof/>
              </w:rPr>
              <w:t>6.1</w:t>
            </w:r>
            <w:r w:rsidR="0030357C">
              <w:rPr>
                <w:rFonts w:eastAsiaTheme="minorEastAsia" w:hAnsiTheme="minorHAnsi"/>
                <w:smallCaps w:val="0"/>
                <w:noProof/>
                <w:sz w:val="21"/>
                <w:szCs w:val="22"/>
                <w14:ligatures w14:val="standardContextual"/>
              </w:rPr>
              <w:tab/>
            </w:r>
            <w:r w:rsidR="0030357C" w:rsidRPr="007018DA">
              <w:rPr>
                <w:rStyle w:val="aa"/>
                <w:noProof/>
              </w:rPr>
              <w:t>章节概要</w:t>
            </w:r>
            <w:r w:rsidR="0030357C">
              <w:rPr>
                <w:noProof/>
                <w:webHidden/>
              </w:rPr>
              <w:tab/>
            </w:r>
            <w:r w:rsidR="0030357C">
              <w:rPr>
                <w:noProof/>
                <w:webHidden/>
              </w:rPr>
              <w:fldChar w:fldCharType="begin"/>
            </w:r>
            <w:r w:rsidR="0030357C">
              <w:rPr>
                <w:noProof/>
                <w:webHidden/>
              </w:rPr>
              <w:instrText xml:space="preserve"> PAGEREF _Toc134008069 \h </w:instrText>
            </w:r>
            <w:r w:rsidR="0030357C">
              <w:rPr>
                <w:noProof/>
                <w:webHidden/>
              </w:rPr>
            </w:r>
            <w:r w:rsidR="0030357C">
              <w:rPr>
                <w:noProof/>
                <w:webHidden/>
              </w:rPr>
              <w:fldChar w:fldCharType="separate"/>
            </w:r>
            <w:r w:rsidR="0030357C">
              <w:rPr>
                <w:noProof/>
                <w:webHidden/>
              </w:rPr>
              <w:t>25</w:t>
            </w:r>
            <w:r w:rsidR="0030357C">
              <w:rPr>
                <w:noProof/>
                <w:webHidden/>
              </w:rPr>
              <w:fldChar w:fldCharType="end"/>
            </w:r>
          </w:hyperlink>
        </w:p>
        <w:p w14:paraId="2C44F975" w14:textId="5FA4AA97"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70" w:history="1">
            <w:r w:rsidR="0030357C" w:rsidRPr="007018DA">
              <w:rPr>
                <w:rStyle w:val="aa"/>
                <w:noProof/>
              </w:rPr>
              <w:t>6.2</w:t>
            </w:r>
            <w:r w:rsidR="0030357C">
              <w:rPr>
                <w:rFonts w:eastAsiaTheme="minorEastAsia" w:hAnsiTheme="minorHAnsi"/>
                <w:smallCaps w:val="0"/>
                <w:noProof/>
                <w:sz w:val="21"/>
                <w:szCs w:val="22"/>
                <w14:ligatures w14:val="standardContextual"/>
              </w:rPr>
              <w:tab/>
            </w:r>
            <w:r w:rsidR="0030357C" w:rsidRPr="007018DA">
              <w:rPr>
                <w:rStyle w:val="aa"/>
                <w:noProof/>
              </w:rPr>
              <w:t>登录窗口测试</w:t>
            </w:r>
            <w:r w:rsidR="0030357C">
              <w:rPr>
                <w:noProof/>
                <w:webHidden/>
              </w:rPr>
              <w:tab/>
            </w:r>
            <w:r w:rsidR="0030357C">
              <w:rPr>
                <w:noProof/>
                <w:webHidden/>
              </w:rPr>
              <w:fldChar w:fldCharType="begin"/>
            </w:r>
            <w:r w:rsidR="0030357C">
              <w:rPr>
                <w:noProof/>
                <w:webHidden/>
              </w:rPr>
              <w:instrText xml:space="preserve"> PAGEREF _Toc134008070 \h </w:instrText>
            </w:r>
            <w:r w:rsidR="0030357C">
              <w:rPr>
                <w:noProof/>
                <w:webHidden/>
              </w:rPr>
            </w:r>
            <w:r w:rsidR="0030357C">
              <w:rPr>
                <w:noProof/>
                <w:webHidden/>
              </w:rPr>
              <w:fldChar w:fldCharType="separate"/>
            </w:r>
            <w:r w:rsidR="0030357C">
              <w:rPr>
                <w:noProof/>
                <w:webHidden/>
              </w:rPr>
              <w:t>25</w:t>
            </w:r>
            <w:r w:rsidR="0030357C">
              <w:rPr>
                <w:noProof/>
                <w:webHidden/>
              </w:rPr>
              <w:fldChar w:fldCharType="end"/>
            </w:r>
          </w:hyperlink>
        </w:p>
        <w:p w14:paraId="6D22D432" w14:textId="4E896C8F"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71" w:history="1">
            <w:r w:rsidR="0030357C" w:rsidRPr="007018DA">
              <w:rPr>
                <w:rStyle w:val="aa"/>
                <w:noProof/>
              </w:rPr>
              <w:t>6.3</w:t>
            </w:r>
            <w:r w:rsidR="0030357C">
              <w:rPr>
                <w:rFonts w:eastAsiaTheme="minorEastAsia" w:hAnsiTheme="minorHAnsi"/>
                <w:smallCaps w:val="0"/>
                <w:noProof/>
                <w:sz w:val="21"/>
                <w:szCs w:val="22"/>
                <w14:ligatures w14:val="standardContextual"/>
              </w:rPr>
              <w:tab/>
            </w:r>
            <w:r w:rsidR="0030357C" w:rsidRPr="007018DA">
              <w:rPr>
                <w:rStyle w:val="aa"/>
                <w:noProof/>
              </w:rPr>
              <w:t>聊天窗口测试</w:t>
            </w:r>
            <w:r w:rsidR="0030357C">
              <w:rPr>
                <w:noProof/>
                <w:webHidden/>
              </w:rPr>
              <w:tab/>
            </w:r>
            <w:r w:rsidR="0030357C">
              <w:rPr>
                <w:noProof/>
                <w:webHidden/>
              </w:rPr>
              <w:fldChar w:fldCharType="begin"/>
            </w:r>
            <w:r w:rsidR="0030357C">
              <w:rPr>
                <w:noProof/>
                <w:webHidden/>
              </w:rPr>
              <w:instrText xml:space="preserve"> PAGEREF _Toc134008071 \h </w:instrText>
            </w:r>
            <w:r w:rsidR="0030357C">
              <w:rPr>
                <w:noProof/>
                <w:webHidden/>
              </w:rPr>
            </w:r>
            <w:r w:rsidR="0030357C">
              <w:rPr>
                <w:noProof/>
                <w:webHidden/>
              </w:rPr>
              <w:fldChar w:fldCharType="separate"/>
            </w:r>
            <w:r w:rsidR="0030357C">
              <w:rPr>
                <w:noProof/>
                <w:webHidden/>
              </w:rPr>
              <w:t>26</w:t>
            </w:r>
            <w:r w:rsidR="0030357C">
              <w:rPr>
                <w:noProof/>
                <w:webHidden/>
              </w:rPr>
              <w:fldChar w:fldCharType="end"/>
            </w:r>
          </w:hyperlink>
        </w:p>
        <w:p w14:paraId="6C336212" w14:textId="2838490B"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72" w:history="1">
            <w:r w:rsidR="0030357C" w:rsidRPr="007018DA">
              <w:rPr>
                <w:rStyle w:val="aa"/>
                <w:noProof/>
              </w:rPr>
              <w:t>6.4</w:t>
            </w:r>
            <w:r w:rsidR="0030357C">
              <w:rPr>
                <w:rFonts w:eastAsiaTheme="minorEastAsia" w:hAnsiTheme="minorHAnsi"/>
                <w:smallCaps w:val="0"/>
                <w:noProof/>
                <w:sz w:val="21"/>
                <w:szCs w:val="22"/>
                <w14:ligatures w14:val="standardContextual"/>
              </w:rPr>
              <w:tab/>
            </w:r>
            <w:r w:rsidR="0030357C" w:rsidRPr="007018DA">
              <w:rPr>
                <w:rStyle w:val="aa"/>
                <w:noProof/>
              </w:rPr>
              <w:t>文件进度测试</w:t>
            </w:r>
            <w:r w:rsidR="0030357C">
              <w:rPr>
                <w:noProof/>
                <w:webHidden/>
              </w:rPr>
              <w:tab/>
            </w:r>
            <w:r w:rsidR="0030357C">
              <w:rPr>
                <w:noProof/>
                <w:webHidden/>
              </w:rPr>
              <w:fldChar w:fldCharType="begin"/>
            </w:r>
            <w:r w:rsidR="0030357C">
              <w:rPr>
                <w:noProof/>
                <w:webHidden/>
              </w:rPr>
              <w:instrText xml:space="preserve"> PAGEREF _Toc134008072 \h </w:instrText>
            </w:r>
            <w:r w:rsidR="0030357C">
              <w:rPr>
                <w:noProof/>
                <w:webHidden/>
              </w:rPr>
            </w:r>
            <w:r w:rsidR="0030357C">
              <w:rPr>
                <w:noProof/>
                <w:webHidden/>
              </w:rPr>
              <w:fldChar w:fldCharType="separate"/>
            </w:r>
            <w:r w:rsidR="0030357C">
              <w:rPr>
                <w:noProof/>
                <w:webHidden/>
              </w:rPr>
              <w:t>27</w:t>
            </w:r>
            <w:r w:rsidR="0030357C">
              <w:rPr>
                <w:noProof/>
                <w:webHidden/>
              </w:rPr>
              <w:fldChar w:fldCharType="end"/>
            </w:r>
          </w:hyperlink>
        </w:p>
        <w:p w14:paraId="0A463990" w14:textId="687214A6" w:rsidR="0030357C" w:rsidRDefault="00000000">
          <w:pPr>
            <w:pStyle w:val="TOC2"/>
            <w:tabs>
              <w:tab w:val="left" w:pos="1440"/>
              <w:tab w:val="right" w:leader="dot" w:pos="8296"/>
            </w:tabs>
            <w:ind w:firstLine="480"/>
            <w:rPr>
              <w:rFonts w:eastAsiaTheme="minorEastAsia" w:hAnsiTheme="minorHAnsi"/>
              <w:smallCaps w:val="0"/>
              <w:noProof/>
              <w:sz w:val="21"/>
              <w:szCs w:val="22"/>
              <w14:ligatures w14:val="standardContextual"/>
            </w:rPr>
          </w:pPr>
          <w:hyperlink w:anchor="_Toc134008073" w:history="1">
            <w:r w:rsidR="0030357C" w:rsidRPr="007018DA">
              <w:rPr>
                <w:rStyle w:val="aa"/>
                <w:noProof/>
              </w:rPr>
              <w:t>6.5</w:t>
            </w:r>
            <w:r w:rsidR="0030357C">
              <w:rPr>
                <w:rFonts w:eastAsiaTheme="minorEastAsia" w:hAnsiTheme="minorHAnsi"/>
                <w:smallCaps w:val="0"/>
                <w:noProof/>
                <w:sz w:val="21"/>
                <w:szCs w:val="22"/>
                <w14:ligatures w14:val="standardContextual"/>
              </w:rPr>
              <w:tab/>
            </w:r>
            <w:r w:rsidR="0030357C" w:rsidRPr="007018DA">
              <w:rPr>
                <w:rStyle w:val="aa"/>
                <w:noProof/>
              </w:rPr>
              <w:t>好友申请测试</w:t>
            </w:r>
            <w:r w:rsidR="0030357C">
              <w:rPr>
                <w:noProof/>
                <w:webHidden/>
              </w:rPr>
              <w:tab/>
            </w:r>
            <w:r w:rsidR="0030357C">
              <w:rPr>
                <w:noProof/>
                <w:webHidden/>
              </w:rPr>
              <w:fldChar w:fldCharType="begin"/>
            </w:r>
            <w:r w:rsidR="0030357C">
              <w:rPr>
                <w:noProof/>
                <w:webHidden/>
              </w:rPr>
              <w:instrText xml:space="preserve"> PAGEREF _Toc134008073 \h </w:instrText>
            </w:r>
            <w:r w:rsidR="0030357C">
              <w:rPr>
                <w:noProof/>
                <w:webHidden/>
              </w:rPr>
            </w:r>
            <w:r w:rsidR="0030357C">
              <w:rPr>
                <w:noProof/>
                <w:webHidden/>
              </w:rPr>
              <w:fldChar w:fldCharType="separate"/>
            </w:r>
            <w:r w:rsidR="0030357C">
              <w:rPr>
                <w:noProof/>
                <w:webHidden/>
              </w:rPr>
              <w:t>28</w:t>
            </w:r>
            <w:r w:rsidR="0030357C">
              <w:rPr>
                <w:noProof/>
                <w:webHidden/>
              </w:rPr>
              <w:fldChar w:fldCharType="end"/>
            </w:r>
          </w:hyperlink>
        </w:p>
        <w:p w14:paraId="431B07E1" w14:textId="644D20B7" w:rsidR="0030357C" w:rsidRDefault="00000000">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74" w:history="1">
            <w:r w:rsidR="0030357C" w:rsidRPr="007018DA">
              <w:rPr>
                <w:rStyle w:val="aa"/>
                <w:noProof/>
              </w:rPr>
              <w:t>7</w:t>
            </w:r>
            <w:r w:rsidR="0030357C">
              <w:rPr>
                <w:rFonts w:eastAsiaTheme="minorEastAsia" w:hAnsiTheme="minorHAnsi"/>
                <w:b w:val="0"/>
                <w:bCs w:val="0"/>
                <w:caps w:val="0"/>
                <w:noProof/>
                <w:sz w:val="21"/>
                <w:szCs w:val="22"/>
                <w14:ligatures w14:val="standardContextual"/>
              </w:rPr>
              <w:tab/>
            </w:r>
            <w:r w:rsidR="0030357C" w:rsidRPr="007018DA">
              <w:rPr>
                <w:rStyle w:val="aa"/>
                <w:noProof/>
              </w:rPr>
              <w:t>总结和展望</w:t>
            </w:r>
            <w:r w:rsidR="0030357C">
              <w:rPr>
                <w:noProof/>
                <w:webHidden/>
              </w:rPr>
              <w:tab/>
            </w:r>
            <w:r w:rsidR="0030357C">
              <w:rPr>
                <w:noProof/>
                <w:webHidden/>
              </w:rPr>
              <w:fldChar w:fldCharType="begin"/>
            </w:r>
            <w:r w:rsidR="0030357C">
              <w:rPr>
                <w:noProof/>
                <w:webHidden/>
              </w:rPr>
              <w:instrText xml:space="preserve"> PAGEREF _Toc134008074 \h </w:instrText>
            </w:r>
            <w:r w:rsidR="0030357C">
              <w:rPr>
                <w:noProof/>
                <w:webHidden/>
              </w:rPr>
            </w:r>
            <w:r w:rsidR="0030357C">
              <w:rPr>
                <w:noProof/>
                <w:webHidden/>
              </w:rPr>
              <w:fldChar w:fldCharType="separate"/>
            </w:r>
            <w:r w:rsidR="0030357C">
              <w:rPr>
                <w:noProof/>
                <w:webHidden/>
              </w:rPr>
              <w:t>30</w:t>
            </w:r>
            <w:r w:rsidR="0030357C">
              <w:rPr>
                <w:noProof/>
                <w:webHidden/>
              </w:rPr>
              <w:fldChar w:fldCharType="end"/>
            </w:r>
          </w:hyperlink>
        </w:p>
        <w:p w14:paraId="7F0A0FE9" w14:textId="5C95D732" w:rsidR="0030357C" w:rsidRDefault="00000000">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75" w:history="1">
            <w:r w:rsidR="0030357C" w:rsidRPr="007018DA">
              <w:rPr>
                <w:rStyle w:val="aa"/>
                <w:noProof/>
              </w:rPr>
              <w:t>8</w:t>
            </w:r>
            <w:r w:rsidR="0030357C">
              <w:rPr>
                <w:rFonts w:eastAsiaTheme="minorEastAsia" w:hAnsiTheme="minorHAnsi"/>
                <w:b w:val="0"/>
                <w:bCs w:val="0"/>
                <w:caps w:val="0"/>
                <w:noProof/>
                <w:sz w:val="21"/>
                <w:szCs w:val="22"/>
                <w14:ligatures w14:val="standardContextual"/>
              </w:rPr>
              <w:tab/>
            </w:r>
            <w:r w:rsidR="0030357C" w:rsidRPr="007018DA">
              <w:rPr>
                <w:rStyle w:val="aa"/>
                <w:noProof/>
              </w:rPr>
              <w:t>参考文献</w:t>
            </w:r>
            <w:r w:rsidR="0030357C">
              <w:rPr>
                <w:noProof/>
                <w:webHidden/>
              </w:rPr>
              <w:tab/>
            </w:r>
            <w:r w:rsidR="0030357C">
              <w:rPr>
                <w:noProof/>
                <w:webHidden/>
              </w:rPr>
              <w:fldChar w:fldCharType="begin"/>
            </w:r>
            <w:r w:rsidR="0030357C">
              <w:rPr>
                <w:noProof/>
                <w:webHidden/>
              </w:rPr>
              <w:instrText xml:space="preserve"> PAGEREF _Toc134008075 \h </w:instrText>
            </w:r>
            <w:r w:rsidR="0030357C">
              <w:rPr>
                <w:noProof/>
                <w:webHidden/>
              </w:rPr>
            </w:r>
            <w:r w:rsidR="0030357C">
              <w:rPr>
                <w:noProof/>
                <w:webHidden/>
              </w:rPr>
              <w:fldChar w:fldCharType="separate"/>
            </w:r>
            <w:r w:rsidR="0030357C">
              <w:rPr>
                <w:noProof/>
                <w:webHidden/>
              </w:rPr>
              <w:t>31</w:t>
            </w:r>
            <w:r w:rsidR="0030357C">
              <w:rPr>
                <w:noProof/>
                <w:webHidden/>
              </w:rPr>
              <w:fldChar w:fldCharType="end"/>
            </w:r>
          </w:hyperlink>
        </w:p>
        <w:p w14:paraId="4011614B" w14:textId="3030B9D0" w:rsidR="0030357C" w:rsidRDefault="00000000">
          <w:pPr>
            <w:pStyle w:val="TOC1"/>
            <w:tabs>
              <w:tab w:val="left" w:pos="960"/>
              <w:tab w:val="right" w:leader="dot" w:pos="8296"/>
            </w:tabs>
            <w:ind w:firstLine="482"/>
            <w:rPr>
              <w:rFonts w:eastAsiaTheme="minorEastAsia" w:hAnsiTheme="minorHAnsi"/>
              <w:b w:val="0"/>
              <w:bCs w:val="0"/>
              <w:caps w:val="0"/>
              <w:noProof/>
              <w:sz w:val="21"/>
              <w:szCs w:val="22"/>
              <w14:ligatures w14:val="standardContextual"/>
            </w:rPr>
          </w:pPr>
          <w:hyperlink w:anchor="_Toc134008076" w:history="1">
            <w:r w:rsidR="0030357C" w:rsidRPr="007018DA">
              <w:rPr>
                <w:rStyle w:val="aa"/>
                <w:noProof/>
              </w:rPr>
              <w:t>9</w:t>
            </w:r>
            <w:r w:rsidR="0030357C">
              <w:rPr>
                <w:rFonts w:eastAsiaTheme="minorEastAsia" w:hAnsiTheme="minorHAnsi"/>
                <w:b w:val="0"/>
                <w:bCs w:val="0"/>
                <w:caps w:val="0"/>
                <w:noProof/>
                <w:sz w:val="21"/>
                <w:szCs w:val="22"/>
                <w14:ligatures w14:val="standardContextual"/>
              </w:rPr>
              <w:tab/>
            </w:r>
            <w:r w:rsidR="0030357C" w:rsidRPr="007018DA">
              <w:rPr>
                <w:rStyle w:val="aa"/>
                <w:noProof/>
              </w:rPr>
              <w:t>致谢</w:t>
            </w:r>
            <w:r w:rsidR="0030357C">
              <w:rPr>
                <w:noProof/>
                <w:webHidden/>
              </w:rPr>
              <w:tab/>
            </w:r>
            <w:r w:rsidR="0030357C">
              <w:rPr>
                <w:noProof/>
                <w:webHidden/>
              </w:rPr>
              <w:fldChar w:fldCharType="begin"/>
            </w:r>
            <w:r w:rsidR="0030357C">
              <w:rPr>
                <w:noProof/>
                <w:webHidden/>
              </w:rPr>
              <w:instrText xml:space="preserve"> PAGEREF _Toc134008076 \h </w:instrText>
            </w:r>
            <w:r w:rsidR="0030357C">
              <w:rPr>
                <w:noProof/>
                <w:webHidden/>
              </w:rPr>
            </w:r>
            <w:r w:rsidR="0030357C">
              <w:rPr>
                <w:noProof/>
                <w:webHidden/>
              </w:rPr>
              <w:fldChar w:fldCharType="separate"/>
            </w:r>
            <w:r w:rsidR="0030357C">
              <w:rPr>
                <w:noProof/>
                <w:webHidden/>
              </w:rPr>
              <w:t>32</w:t>
            </w:r>
            <w:r w:rsidR="0030357C">
              <w:rPr>
                <w:noProof/>
                <w:webHidden/>
              </w:rPr>
              <w:fldChar w:fldCharType="end"/>
            </w:r>
          </w:hyperlink>
        </w:p>
        <w:p w14:paraId="75CE59A0" w14:textId="118781EA" w:rsidR="0030357C" w:rsidRDefault="00000000">
          <w:pPr>
            <w:pStyle w:val="TOC1"/>
            <w:tabs>
              <w:tab w:val="left" w:pos="1200"/>
              <w:tab w:val="right" w:leader="dot" w:pos="8296"/>
            </w:tabs>
            <w:ind w:firstLine="482"/>
            <w:rPr>
              <w:rFonts w:eastAsiaTheme="minorEastAsia" w:hAnsiTheme="minorHAnsi"/>
              <w:b w:val="0"/>
              <w:bCs w:val="0"/>
              <w:caps w:val="0"/>
              <w:noProof/>
              <w:sz w:val="21"/>
              <w:szCs w:val="22"/>
              <w14:ligatures w14:val="standardContextual"/>
            </w:rPr>
          </w:pPr>
          <w:hyperlink w:anchor="_Toc134008077" w:history="1">
            <w:r w:rsidR="0030357C" w:rsidRPr="007018DA">
              <w:rPr>
                <w:rStyle w:val="aa"/>
                <w:noProof/>
              </w:rPr>
              <w:t>10</w:t>
            </w:r>
            <w:r w:rsidR="0030357C">
              <w:rPr>
                <w:rFonts w:eastAsiaTheme="minorEastAsia" w:hAnsiTheme="minorHAnsi"/>
                <w:b w:val="0"/>
                <w:bCs w:val="0"/>
                <w:caps w:val="0"/>
                <w:noProof/>
                <w:sz w:val="21"/>
                <w:szCs w:val="22"/>
                <w14:ligatures w14:val="standardContextual"/>
              </w:rPr>
              <w:tab/>
            </w:r>
            <w:r w:rsidR="0030357C" w:rsidRPr="007018DA">
              <w:rPr>
                <w:rStyle w:val="aa"/>
                <w:noProof/>
              </w:rPr>
              <w:t>附录</w:t>
            </w:r>
            <w:r w:rsidR="0030357C" w:rsidRPr="007018DA">
              <w:rPr>
                <w:rStyle w:val="aa"/>
                <w:noProof/>
              </w:rPr>
              <w:t xml:space="preserve"> A </w:t>
            </w:r>
            <w:r w:rsidR="0030357C" w:rsidRPr="007018DA">
              <w:rPr>
                <w:rStyle w:val="aa"/>
                <w:noProof/>
              </w:rPr>
              <w:t>完整的转发协议文件</w:t>
            </w:r>
            <w:r w:rsidR="0030357C">
              <w:rPr>
                <w:noProof/>
                <w:webHidden/>
              </w:rPr>
              <w:tab/>
            </w:r>
            <w:r w:rsidR="0030357C">
              <w:rPr>
                <w:noProof/>
                <w:webHidden/>
              </w:rPr>
              <w:fldChar w:fldCharType="begin"/>
            </w:r>
            <w:r w:rsidR="0030357C">
              <w:rPr>
                <w:noProof/>
                <w:webHidden/>
              </w:rPr>
              <w:instrText xml:space="preserve"> PAGEREF _Toc134008077 \h </w:instrText>
            </w:r>
            <w:r w:rsidR="0030357C">
              <w:rPr>
                <w:noProof/>
                <w:webHidden/>
              </w:rPr>
            </w:r>
            <w:r w:rsidR="0030357C">
              <w:rPr>
                <w:noProof/>
                <w:webHidden/>
              </w:rPr>
              <w:fldChar w:fldCharType="separate"/>
            </w:r>
            <w:r w:rsidR="0030357C">
              <w:rPr>
                <w:noProof/>
                <w:webHidden/>
              </w:rPr>
              <w:t>33</w:t>
            </w:r>
            <w:r w:rsidR="0030357C">
              <w:rPr>
                <w:noProof/>
                <w:webHidden/>
              </w:rPr>
              <w:fldChar w:fldCharType="end"/>
            </w:r>
          </w:hyperlink>
        </w:p>
        <w:p w14:paraId="08515819" w14:textId="2D71A20D" w:rsidR="0030357C" w:rsidRDefault="00000000">
          <w:pPr>
            <w:pStyle w:val="TOC1"/>
            <w:tabs>
              <w:tab w:val="left" w:pos="1200"/>
              <w:tab w:val="right" w:leader="dot" w:pos="8296"/>
            </w:tabs>
            <w:ind w:firstLine="482"/>
            <w:rPr>
              <w:rFonts w:eastAsiaTheme="minorEastAsia" w:hAnsiTheme="minorHAnsi"/>
              <w:b w:val="0"/>
              <w:bCs w:val="0"/>
              <w:caps w:val="0"/>
              <w:noProof/>
              <w:sz w:val="21"/>
              <w:szCs w:val="22"/>
              <w14:ligatures w14:val="standardContextual"/>
            </w:rPr>
          </w:pPr>
          <w:hyperlink w:anchor="_Toc134008078" w:history="1">
            <w:r w:rsidR="0030357C" w:rsidRPr="007018DA">
              <w:rPr>
                <w:rStyle w:val="aa"/>
                <w:noProof/>
              </w:rPr>
              <w:t>11</w:t>
            </w:r>
            <w:r w:rsidR="0030357C">
              <w:rPr>
                <w:rFonts w:eastAsiaTheme="minorEastAsia" w:hAnsiTheme="minorHAnsi"/>
                <w:b w:val="0"/>
                <w:bCs w:val="0"/>
                <w:caps w:val="0"/>
                <w:noProof/>
                <w:sz w:val="21"/>
                <w:szCs w:val="22"/>
                <w14:ligatures w14:val="standardContextual"/>
              </w:rPr>
              <w:tab/>
            </w:r>
            <w:r w:rsidR="0030357C" w:rsidRPr="007018DA">
              <w:rPr>
                <w:rStyle w:val="aa"/>
                <w:noProof/>
              </w:rPr>
              <w:t>附录</w:t>
            </w:r>
            <w:r w:rsidR="0030357C" w:rsidRPr="007018DA">
              <w:rPr>
                <w:rStyle w:val="aa"/>
                <w:noProof/>
              </w:rPr>
              <w:t xml:space="preserve"> B </w:t>
            </w:r>
            <w:r w:rsidR="0030357C" w:rsidRPr="007018DA">
              <w:rPr>
                <w:rStyle w:val="aa"/>
                <w:noProof/>
              </w:rPr>
              <w:t>服务器任务分发代码</w:t>
            </w:r>
            <w:r w:rsidR="0030357C">
              <w:rPr>
                <w:noProof/>
                <w:webHidden/>
              </w:rPr>
              <w:tab/>
            </w:r>
            <w:r w:rsidR="0030357C">
              <w:rPr>
                <w:noProof/>
                <w:webHidden/>
              </w:rPr>
              <w:fldChar w:fldCharType="begin"/>
            </w:r>
            <w:r w:rsidR="0030357C">
              <w:rPr>
                <w:noProof/>
                <w:webHidden/>
              </w:rPr>
              <w:instrText xml:space="preserve"> PAGEREF _Toc134008078 \h </w:instrText>
            </w:r>
            <w:r w:rsidR="0030357C">
              <w:rPr>
                <w:noProof/>
                <w:webHidden/>
              </w:rPr>
            </w:r>
            <w:r w:rsidR="0030357C">
              <w:rPr>
                <w:noProof/>
                <w:webHidden/>
              </w:rPr>
              <w:fldChar w:fldCharType="separate"/>
            </w:r>
            <w:r w:rsidR="0030357C">
              <w:rPr>
                <w:noProof/>
                <w:webHidden/>
              </w:rPr>
              <w:t>38</w:t>
            </w:r>
            <w:r w:rsidR="0030357C">
              <w:rPr>
                <w:noProof/>
                <w:webHidden/>
              </w:rPr>
              <w:fldChar w:fldCharType="end"/>
            </w:r>
          </w:hyperlink>
        </w:p>
        <w:p w14:paraId="33AD6C0F" w14:textId="3AC17905" w:rsidR="0030357C" w:rsidRDefault="00000000">
          <w:pPr>
            <w:pStyle w:val="TOC1"/>
            <w:tabs>
              <w:tab w:val="left" w:pos="1200"/>
              <w:tab w:val="right" w:leader="dot" w:pos="8296"/>
            </w:tabs>
            <w:ind w:firstLine="482"/>
            <w:rPr>
              <w:rFonts w:eastAsiaTheme="minorEastAsia" w:hAnsiTheme="minorHAnsi"/>
              <w:b w:val="0"/>
              <w:bCs w:val="0"/>
              <w:caps w:val="0"/>
              <w:noProof/>
              <w:sz w:val="21"/>
              <w:szCs w:val="22"/>
              <w14:ligatures w14:val="standardContextual"/>
            </w:rPr>
          </w:pPr>
          <w:hyperlink w:anchor="_Toc134008079" w:history="1">
            <w:r w:rsidR="0030357C" w:rsidRPr="007018DA">
              <w:rPr>
                <w:rStyle w:val="aa"/>
                <w:noProof/>
              </w:rPr>
              <w:t>12</w:t>
            </w:r>
            <w:r w:rsidR="0030357C">
              <w:rPr>
                <w:rFonts w:eastAsiaTheme="minorEastAsia" w:hAnsiTheme="minorHAnsi"/>
                <w:b w:val="0"/>
                <w:bCs w:val="0"/>
                <w:caps w:val="0"/>
                <w:noProof/>
                <w:sz w:val="21"/>
                <w:szCs w:val="22"/>
                <w14:ligatures w14:val="standardContextual"/>
              </w:rPr>
              <w:tab/>
            </w:r>
            <w:r w:rsidR="0030357C" w:rsidRPr="007018DA">
              <w:rPr>
                <w:rStyle w:val="aa"/>
                <w:noProof/>
              </w:rPr>
              <w:t>附录</w:t>
            </w:r>
            <w:r w:rsidR="0030357C" w:rsidRPr="007018DA">
              <w:rPr>
                <w:rStyle w:val="aa"/>
                <w:noProof/>
              </w:rPr>
              <w:t xml:space="preserve"> C </w:t>
            </w:r>
            <w:r w:rsidR="0030357C" w:rsidRPr="007018DA">
              <w:rPr>
                <w:rStyle w:val="aa"/>
                <w:noProof/>
              </w:rPr>
              <w:t>客户端的任务转发代码</w:t>
            </w:r>
            <w:r w:rsidR="0030357C">
              <w:rPr>
                <w:noProof/>
                <w:webHidden/>
              </w:rPr>
              <w:tab/>
            </w:r>
            <w:r w:rsidR="0030357C">
              <w:rPr>
                <w:noProof/>
                <w:webHidden/>
              </w:rPr>
              <w:fldChar w:fldCharType="begin"/>
            </w:r>
            <w:r w:rsidR="0030357C">
              <w:rPr>
                <w:noProof/>
                <w:webHidden/>
              </w:rPr>
              <w:instrText xml:space="preserve"> PAGEREF _Toc134008079 \h </w:instrText>
            </w:r>
            <w:r w:rsidR="0030357C">
              <w:rPr>
                <w:noProof/>
                <w:webHidden/>
              </w:rPr>
            </w:r>
            <w:r w:rsidR="0030357C">
              <w:rPr>
                <w:noProof/>
                <w:webHidden/>
              </w:rPr>
              <w:fldChar w:fldCharType="separate"/>
            </w:r>
            <w:r w:rsidR="0030357C">
              <w:rPr>
                <w:noProof/>
                <w:webHidden/>
              </w:rPr>
              <w:t>40</w:t>
            </w:r>
            <w:r w:rsidR="0030357C">
              <w:rPr>
                <w:noProof/>
                <w:webHidden/>
              </w:rPr>
              <w:fldChar w:fldCharType="end"/>
            </w:r>
          </w:hyperlink>
        </w:p>
        <w:p w14:paraId="7B33B556" w14:textId="1F173F09" w:rsidR="0062355A" w:rsidRDefault="00AB5B66">
          <w:pPr>
            <w:ind w:firstLine="480"/>
          </w:pPr>
          <w:r>
            <w:fldChar w:fldCharType="end"/>
          </w:r>
        </w:p>
      </w:sdtContent>
    </w:sdt>
    <w:p w14:paraId="0F5787B7" w14:textId="77777777" w:rsidR="00A70BBC" w:rsidRDefault="00A70BBC" w:rsidP="00A70BBC">
      <w:pPr>
        <w:ind w:firstLine="480"/>
        <w:rPr>
          <w:rFonts w:ascii="宋体" w:hAnsi="宋体"/>
          <w:szCs w:val="24"/>
        </w:rPr>
      </w:pPr>
    </w:p>
    <w:p w14:paraId="5D541FD9" w14:textId="3F7BE6F1" w:rsidR="00A70BBC" w:rsidRPr="00A70BBC" w:rsidRDefault="00A70BBC" w:rsidP="00A70BBC">
      <w:pPr>
        <w:ind w:firstLine="480"/>
        <w:rPr>
          <w:rFonts w:ascii="宋体" w:hAnsi="宋体"/>
          <w:szCs w:val="24"/>
        </w:rPr>
        <w:sectPr w:rsidR="00A70BBC" w:rsidRPr="00A70BBC" w:rsidSect="00A66F5C">
          <w:pgSz w:w="11906" w:h="16838"/>
          <w:pgMar w:top="1440" w:right="1800" w:bottom="1440" w:left="1800" w:header="851" w:footer="992" w:gutter="0"/>
          <w:pgNumType w:fmt="upperRoman"/>
          <w:cols w:space="425"/>
          <w:docGrid w:type="lines" w:linePitch="312"/>
        </w:sectPr>
      </w:pPr>
    </w:p>
    <w:p w14:paraId="489779D1" w14:textId="23330D59" w:rsidR="00A3527C" w:rsidRPr="005D679E" w:rsidRDefault="00F0728B">
      <w:pPr>
        <w:pStyle w:val="1"/>
        <w:numPr>
          <w:ilvl w:val="0"/>
          <w:numId w:val="0"/>
        </w:numPr>
        <w:spacing w:before="156" w:after="156"/>
        <w:ind w:left="57"/>
        <w:rPr>
          <w:color w:val="000000" w:themeColor="text1"/>
        </w:rPr>
        <w:pPrChange w:id="8" w:author="rv734" w:date="2023-05-03T15:47:00Z">
          <w:pPr>
            <w:pStyle w:val="1"/>
            <w:numPr>
              <w:numId w:val="4"/>
            </w:numPr>
            <w:spacing w:before="156" w:after="156"/>
          </w:pPr>
        </w:pPrChange>
      </w:pPr>
      <w:bookmarkStart w:id="9" w:name="_Toc134008019"/>
      <w:bookmarkStart w:id="10" w:name="_Toc131520146"/>
      <w:bookmarkStart w:id="11" w:name="_Toc131520568"/>
      <w:bookmarkStart w:id="12" w:name="_Toc131521086"/>
      <w:bookmarkStart w:id="13" w:name="_Toc131521276"/>
      <w:ins w:id="14" w:author="rv734" w:date="2023-05-03T15:47:00Z">
        <w:r>
          <w:rPr>
            <w:color w:val="000000" w:themeColor="text1"/>
          </w:rPr>
          <w:lastRenderedPageBreak/>
          <w:t>1</w:t>
        </w:r>
        <w:r>
          <w:rPr>
            <w:rFonts w:hint="eastAsia"/>
            <w:color w:val="000000" w:themeColor="text1"/>
          </w:rPr>
          <w:t xml:space="preserve"> </w:t>
        </w:r>
      </w:ins>
      <w:r w:rsidR="00A3527C" w:rsidRPr="005D679E">
        <w:rPr>
          <w:rFonts w:hint="eastAsia"/>
          <w:color w:val="000000" w:themeColor="text1"/>
        </w:rPr>
        <w:t>绪论</w:t>
      </w:r>
      <w:bookmarkEnd w:id="9"/>
    </w:p>
    <w:p w14:paraId="76292183" w14:textId="77777777" w:rsidR="00A3527C" w:rsidRPr="005D679E" w:rsidRDefault="00A3527C" w:rsidP="00A3527C">
      <w:pPr>
        <w:pStyle w:val="2"/>
        <w:numPr>
          <w:ilvl w:val="1"/>
          <w:numId w:val="4"/>
        </w:numPr>
        <w:spacing w:before="156" w:after="156"/>
        <w:rPr>
          <w:color w:val="000000" w:themeColor="text1"/>
        </w:rPr>
      </w:pPr>
      <w:bookmarkStart w:id="15" w:name="_Toc134008020"/>
      <w:commentRangeStart w:id="16"/>
      <w:r w:rsidRPr="005D679E">
        <w:rPr>
          <w:rFonts w:hint="eastAsia"/>
          <w:color w:val="000000" w:themeColor="text1"/>
        </w:rPr>
        <w:t>研究背景及意义</w:t>
      </w:r>
      <w:bookmarkEnd w:id="15"/>
      <w:commentRangeEnd w:id="16"/>
      <w:r w:rsidR="0093353C">
        <w:rPr>
          <w:rStyle w:val="af2"/>
          <w:rFonts w:ascii="Arial" w:hAnsi="Arial" w:cstheme="minorBidi"/>
          <w:b w:val="0"/>
          <w:bCs w:val="0"/>
        </w:rPr>
        <w:commentReference w:id="16"/>
      </w:r>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w:t>
      </w:r>
      <w:proofErr w:type="gramStart"/>
      <w:r w:rsidRPr="005D679E">
        <w:rPr>
          <w:rFonts w:hint="eastAsia"/>
        </w:rPr>
        <w:t>便是腾讯公司旗</w:t>
      </w:r>
      <w:proofErr w:type="gramEnd"/>
      <w:r w:rsidRPr="005D679E">
        <w:rPr>
          <w:rFonts w:hint="eastAsia"/>
        </w:rPr>
        <w:t>下的</w:t>
      </w:r>
      <w:r w:rsidRPr="005D679E">
        <w:rPr>
          <w:rFonts w:hint="eastAsia"/>
        </w:rPr>
        <w:t>QQ</w:t>
      </w:r>
      <w:proofErr w:type="gramStart"/>
      <w:r w:rsidRPr="005D679E">
        <w:rPr>
          <w:rFonts w:hint="eastAsia"/>
        </w:rPr>
        <w:t>和微信两款</w:t>
      </w:r>
      <w:proofErr w:type="gramEnd"/>
      <w:r w:rsidRPr="005D679E">
        <w:rPr>
          <w:rFonts w:hint="eastAsia"/>
        </w:rPr>
        <w:t>通信软件。当然其中也包括诸如探探、</w:t>
      </w:r>
      <w:proofErr w:type="gramStart"/>
      <w:r w:rsidRPr="005D679E">
        <w:rPr>
          <w:rFonts w:hint="eastAsia"/>
        </w:rPr>
        <w:t>陌陌</w:t>
      </w:r>
      <w:proofErr w:type="gramEnd"/>
      <w:r w:rsidRPr="005D679E">
        <w:rPr>
          <w:rFonts w:hint="eastAsia"/>
        </w:rPr>
        <w:t>等成人向交友软件。虽然此类软件在社交方式与主流业务上有很多不同，但其本质仍旧是社交通信软件。</w:t>
      </w:r>
    </w:p>
    <w:p w14:paraId="0E4C1DAD" w14:textId="6378597B"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w:t>
      </w:r>
      <w:proofErr w:type="gramStart"/>
      <w:r w:rsidRPr="005D679E">
        <w:rPr>
          <w:rFonts w:hint="eastAsia"/>
          <w:color w:val="000000" w:themeColor="text1"/>
        </w:rPr>
        <w:t>可谓抓襟见</w:t>
      </w:r>
      <w:proofErr w:type="gramEnd"/>
      <w:r w:rsidRPr="005D679E">
        <w:rPr>
          <w:rFonts w:hint="eastAsia"/>
          <w:color w:val="000000" w:themeColor="text1"/>
        </w:rPr>
        <w:t>肘。为解决这样的问题，本文</w:t>
      </w:r>
      <w:proofErr w:type="gramStart"/>
      <w:r w:rsidRPr="005D679E">
        <w:rPr>
          <w:rFonts w:hint="eastAsia"/>
          <w:color w:val="000000" w:themeColor="text1"/>
        </w:rPr>
        <w:t>拟研究</w:t>
      </w:r>
      <w:proofErr w:type="gramEnd"/>
      <w:r w:rsidRPr="005D679E">
        <w:rPr>
          <w:rFonts w:hint="eastAsia"/>
          <w:color w:val="000000" w:themeColor="text1"/>
        </w:rPr>
        <w:t>建立一个可跨平台的、既支持以软件的形式启动客户端、还支持以浏览器网页形式启动客户端聊天通信软件，并以达到快捷、即时的通信目的。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A3527C">
      <w:pPr>
        <w:pStyle w:val="2"/>
        <w:numPr>
          <w:ilvl w:val="1"/>
          <w:numId w:val="4"/>
        </w:numPr>
        <w:spacing w:before="156" w:after="156"/>
        <w:rPr>
          <w:color w:val="000000" w:themeColor="text1"/>
        </w:rPr>
      </w:pPr>
      <w:bookmarkStart w:id="17" w:name="_Toc134008021"/>
      <w:commentRangeStart w:id="18"/>
      <w:r w:rsidRPr="005D679E">
        <w:rPr>
          <w:rFonts w:hint="eastAsia"/>
          <w:color w:val="000000" w:themeColor="text1"/>
        </w:rPr>
        <w:t>研究内容以及难点</w:t>
      </w:r>
      <w:bookmarkEnd w:id="17"/>
      <w:commentRangeEnd w:id="18"/>
      <w:r w:rsidR="0093353C">
        <w:rPr>
          <w:rStyle w:val="af2"/>
          <w:rFonts w:ascii="Arial" w:hAnsi="Arial" w:cstheme="minorBidi"/>
          <w:b w:val="0"/>
          <w:bCs w:val="0"/>
        </w:rPr>
        <w:commentReference w:id="18"/>
      </w:r>
    </w:p>
    <w:p w14:paraId="2519FCEF" w14:textId="0295C2FA"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w:t>
      </w:r>
      <w:del w:id="19" w:author="rv734" w:date="2023-05-03T15:45:00Z">
        <w:r w:rsidRPr="005D679E" w:rsidDel="0093353C">
          <w:rPr>
            <w:rFonts w:hint="eastAsia"/>
            <w:color w:val="000000" w:themeColor="text1"/>
          </w:rPr>
          <w:delText>的</w:delText>
        </w:r>
      </w:del>
      <w:r w:rsidRPr="005D679E">
        <w:rPr>
          <w:color w:val="000000" w:themeColor="text1"/>
        </w:rPr>
        <w:t>广域网</w:t>
      </w:r>
      <w:r w:rsidRPr="005D679E">
        <w:rPr>
          <w:rFonts w:hint="eastAsia"/>
          <w:color w:val="000000" w:themeColor="text1"/>
        </w:rPr>
        <w:t>通信工具</w:t>
      </w:r>
      <w:ins w:id="20" w:author="rv734" w:date="2023-05-03T15:46:00Z">
        <w:r w:rsidR="0093353C">
          <w:rPr>
            <w:rFonts w:hint="eastAsia"/>
            <w:color w:val="000000" w:themeColor="text1"/>
          </w:rPr>
          <w:t>，</w:t>
        </w:r>
      </w:ins>
      <w:del w:id="21" w:author="rv734" w:date="2023-05-03T15:46:00Z">
        <w:r w:rsidRPr="005D679E" w:rsidDel="0093353C">
          <w:rPr>
            <w:rFonts w:hint="eastAsia"/>
            <w:color w:val="000000" w:themeColor="text1"/>
          </w:rPr>
          <w:delText>。</w:delText>
        </w:r>
      </w:del>
      <w:r w:rsidRPr="005D679E">
        <w:rPr>
          <w:rFonts w:hint="eastAsia"/>
          <w:color w:val="000000" w:themeColor="text1"/>
        </w:rPr>
        <w:t>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w:t>
      </w:r>
      <w:r w:rsidRPr="005D679E">
        <w:rPr>
          <w:rFonts w:hint="eastAsia"/>
          <w:color w:val="000000" w:themeColor="text1"/>
        </w:rPr>
        <w:lastRenderedPageBreak/>
        <w:t>浏览器客户端留下了可能，但应用层协议带来的开销往往是性能的瓶颈，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293980B4" w14:textId="77777777" w:rsidR="00080BE9" w:rsidRPr="005D679E" w:rsidRDefault="00080BE9" w:rsidP="00A3527C">
      <w:pPr>
        <w:ind w:firstLine="480"/>
        <w:rPr>
          <w:color w:val="000000" w:themeColor="text1"/>
        </w:rPr>
      </w:pPr>
    </w:p>
    <w:bookmarkEnd w:id="10"/>
    <w:bookmarkEnd w:id="11"/>
    <w:bookmarkEnd w:id="12"/>
    <w:bookmarkEnd w:id="13"/>
    <w:p w14:paraId="4269E9CE" w14:textId="77777777" w:rsidR="005C1874" w:rsidRDefault="005C1874" w:rsidP="001A32F5">
      <w:pPr>
        <w:ind w:firstLineChars="0" w:firstLine="0"/>
        <w:sectPr w:rsidR="005C1874" w:rsidSect="00A66F5C">
          <w:headerReference w:type="default" r:id="rId19"/>
          <w:footerReference w:type="default" r:id="rId20"/>
          <w:pgSz w:w="11906" w:h="16838"/>
          <w:pgMar w:top="1440" w:right="1800" w:bottom="1440" w:left="1800" w:header="851" w:footer="992" w:gutter="0"/>
          <w:pgNumType w:start="1"/>
          <w:cols w:space="425"/>
          <w:docGrid w:type="lines" w:linePitch="312"/>
        </w:sectPr>
      </w:pPr>
    </w:p>
    <w:p w14:paraId="7E51E500" w14:textId="5560E9F1" w:rsidR="005C1874" w:rsidRDefault="009E5FE9">
      <w:pPr>
        <w:pStyle w:val="1"/>
        <w:numPr>
          <w:ilvl w:val="0"/>
          <w:numId w:val="0"/>
        </w:numPr>
        <w:spacing w:before="156" w:after="156"/>
        <w:ind w:left="57"/>
        <w:pPrChange w:id="22" w:author="rv734" w:date="2023-05-03T15:48:00Z">
          <w:pPr>
            <w:pStyle w:val="1"/>
            <w:spacing w:before="156" w:after="156"/>
          </w:pPr>
        </w:pPrChange>
      </w:pPr>
      <w:bookmarkStart w:id="23" w:name="_Toc134008022"/>
      <w:ins w:id="24" w:author="rv734" w:date="2023-05-03T15:48:00Z">
        <w:r>
          <w:rPr>
            <w:rFonts w:hint="eastAsia"/>
          </w:rPr>
          <w:lastRenderedPageBreak/>
          <w:t>2</w:t>
        </w:r>
        <w:r>
          <w:t xml:space="preserve"> </w:t>
        </w:r>
      </w:ins>
      <w:r w:rsidR="005C1874">
        <w:rPr>
          <w:rFonts w:hint="eastAsia"/>
        </w:rPr>
        <w:t>研究思路和方案设计</w:t>
      </w:r>
      <w:bookmarkEnd w:id="23"/>
    </w:p>
    <w:p w14:paraId="3A3E53C3" w14:textId="77777777" w:rsidR="005C1874" w:rsidRDefault="005C1874" w:rsidP="005C1874">
      <w:pPr>
        <w:pStyle w:val="2"/>
        <w:numPr>
          <w:ilvl w:val="1"/>
          <w:numId w:val="4"/>
        </w:numPr>
        <w:spacing w:before="156" w:after="156"/>
      </w:pPr>
      <w:bookmarkStart w:id="25" w:name="_Toc134008023"/>
      <w:r>
        <w:rPr>
          <w:rFonts w:hint="eastAsia"/>
        </w:rPr>
        <w:t>项目简介</w:t>
      </w:r>
      <w:bookmarkEnd w:id="25"/>
    </w:p>
    <w:p w14:paraId="04202BE5" w14:textId="3C5E880D" w:rsidR="005C1874" w:rsidDel="005F12F6" w:rsidRDefault="005C1874" w:rsidP="005C1874">
      <w:pPr>
        <w:ind w:firstLine="480"/>
        <w:rPr>
          <w:del w:id="26" w:author="rv734" w:date="2023-05-03T15:50:00Z"/>
        </w:rPr>
      </w:pPr>
      <w:r>
        <w:rPr>
          <w:rFonts w:hint="eastAsia"/>
        </w:rPr>
        <w:t>本</w:t>
      </w:r>
      <w:del w:id="27" w:author="rv734" w:date="2023-05-03T15:51:00Z">
        <w:r w:rsidDel="005F12F6">
          <w:rPr>
            <w:rFonts w:hint="eastAsia"/>
          </w:rPr>
          <w:delText>项目是</w:delText>
        </w:r>
      </w:del>
      <w:ins w:id="28" w:author="rv734" w:date="2023-05-03T15:51:00Z">
        <w:r w:rsidR="005F12F6">
          <w:rPr>
            <w:rFonts w:hint="eastAsia"/>
          </w:rPr>
          <w:t>文拟</w:t>
        </w:r>
      </w:ins>
      <w:del w:id="29" w:author="rv734" w:date="2023-05-03T15:51:00Z">
        <w:r w:rsidDel="005F12F6">
          <w:rPr>
            <w:rFonts w:hint="eastAsia"/>
          </w:rPr>
          <w:delText>主要实现</w:delText>
        </w:r>
      </w:del>
      <w:ins w:id="30" w:author="rv734" w:date="2023-05-03T15:51:00Z">
        <w:r w:rsidR="005F12F6">
          <w:rPr>
            <w:rFonts w:hint="eastAsia"/>
          </w:rPr>
          <w:t>设计</w:t>
        </w:r>
      </w:ins>
      <w:r>
        <w:rPr>
          <w:rFonts w:hint="eastAsia"/>
        </w:rPr>
        <w:t>一个聊天软件，</w:t>
      </w:r>
      <w:ins w:id="31" w:author="rv734" w:date="2023-05-03T15:51:00Z">
        <w:r w:rsidR="005F12F6">
          <w:rPr>
            <w:rFonts w:hint="eastAsia"/>
          </w:rPr>
          <w:t>该类</w:t>
        </w:r>
      </w:ins>
      <w:r>
        <w:rPr>
          <w:rFonts w:hint="eastAsia"/>
        </w:rPr>
        <w:t>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595339F7" w:rsidR="005C1874" w:rsidRDefault="005C1874" w:rsidP="005F12F6">
      <w:pPr>
        <w:ind w:firstLine="480"/>
      </w:pPr>
      <w:del w:id="32" w:author="rv734" w:date="2023-05-03T15:50:00Z">
        <w:r w:rsidDel="005F12F6">
          <w:rPr>
            <w:rFonts w:hint="eastAsia"/>
          </w:rPr>
          <w:delText>该项目只</w:delText>
        </w:r>
      </w:del>
      <w:ins w:id="33" w:author="rv734" w:date="2023-05-03T15:50:00Z">
        <w:r w:rsidR="005F12F6">
          <w:rPr>
            <w:rFonts w:hint="eastAsia"/>
          </w:rPr>
          <w:t>本文</w:t>
        </w:r>
      </w:ins>
      <w:r>
        <w:rPr>
          <w:rFonts w:hint="eastAsia"/>
        </w:rPr>
        <w:t>提供了登录与账号注册功能、发送文字与发送表情包功能、传输文件功能、添加好友功能、保存聊天记录功能，</w:t>
      </w:r>
      <w:r w:rsidR="00354A02">
        <w:rPr>
          <w:rFonts w:hint="eastAsia"/>
        </w:rPr>
        <w:t>且将服务器部署至</w:t>
      </w:r>
      <w:r>
        <w:rPr>
          <w:rFonts w:hint="eastAsia"/>
        </w:rPr>
        <w:t>互联网。</w:t>
      </w:r>
    </w:p>
    <w:p w14:paraId="41FE04BB" w14:textId="77777777" w:rsidR="005C1874" w:rsidRDefault="005C1874" w:rsidP="005C1874">
      <w:pPr>
        <w:pStyle w:val="2"/>
        <w:numPr>
          <w:ilvl w:val="1"/>
          <w:numId w:val="4"/>
        </w:numPr>
        <w:spacing w:before="156" w:after="156"/>
      </w:pPr>
      <w:bookmarkStart w:id="34" w:name="_Toc134008024"/>
      <w:commentRangeStart w:id="35"/>
      <w:r>
        <w:rPr>
          <w:rFonts w:hint="eastAsia"/>
        </w:rPr>
        <w:t>主流</w:t>
      </w:r>
      <w:commentRangeEnd w:id="35"/>
      <w:r w:rsidR="005F12F6">
        <w:rPr>
          <w:rStyle w:val="af2"/>
          <w:rFonts w:ascii="Arial" w:hAnsi="Arial" w:cstheme="minorBidi"/>
          <w:b w:val="0"/>
          <w:bCs w:val="0"/>
        </w:rPr>
        <w:commentReference w:id="35"/>
      </w:r>
      <w:r>
        <w:rPr>
          <w:rFonts w:hint="eastAsia"/>
        </w:rPr>
        <w:t>实现的基本通信功能</w:t>
      </w:r>
      <w:bookmarkEnd w:id="34"/>
    </w:p>
    <w:p w14:paraId="49084EE7" w14:textId="77777777" w:rsidR="005C1874" w:rsidRDefault="005C1874" w:rsidP="005C1874">
      <w:pPr>
        <w:ind w:firstLine="480"/>
      </w:pPr>
      <w:r>
        <w:rPr>
          <w:rFonts w:hint="eastAsia"/>
        </w:rPr>
        <w:t>该软件依照现在比较流行的聊天软件的主流逻辑与通信功能做出</w:t>
      </w:r>
      <w:proofErr w:type="gramStart"/>
      <w:r>
        <w:rPr>
          <w:rFonts w:hint="eastAsia"/>
        </w:rPr>
        <w:t>来以下</w:t>
      </w:r>
      <w:proofErr w:type="gramEnd"/>
      <w:r>
        <w:rPr>
          <w:rFonts w:hint="eastAsia"/>
        </w:rPr>
        <w:t>几点的设计，分别是：</w:t>
      </w:r>
    </w:p>
    <w:p w14:paraId="5EC7CD02" w14:textId="33875287" w:rsidR="005C1874" w:rsidRPr="00DD223B" w:rsidRDefault="005C1874" w:rsidP="000E550F">
      <w:pPr>
        <w:pStyle w:val="ac"/>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0E550F">
      <w:pPr>
        <w:pStyle w:val="ac"/>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0E550F">
      <w:pPr>
        <w:pStyle w:val="ac"/>
        <w:numPr>
          <w:ilvl w:val="0"/>
          <w:numId w:val="37"/>
        </w:numPr>
        <w:ind w:firstLineChars="0"/>
      </w:pPr>
      <w:r w:rsidRPr="00DD223B">
        <w:rPr>
          <w:rFonts w:hint="eastAsia"/>
        </w:rPr>
        <w:t>提供好友申请等组群关系。</w:t>
      </w:r>
    </w:p>
    <w:p w14:paraId="56BEAE5C" w14:textId="77777777" w:rsidR="005C1874" w:rsidRPr="00DD223B" w:rsidRDefault="005C1874" w:rsidP="000E550F">
      <w:pPr>
        <w:pStyle w:val="ac"/>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0E550F">
      <w:pPr>
        <w:pStyle w:val="ac"/>
        <w:numPr>
          <w:ilvl w:val="0"/>
          <w:numId w:val="37"/>
        </w:numPr>
        <w:ind w:firstLineChars="0"/>
      </w:pPr>
      <w:r w:rsidRPr="00DD223B">
        <w:rPr>
          <w:rFonts w:hint="eastAsia"/>
        </w:rPr>
        <w:t>提供基本的表情</w:t>
      </w:r>
      <w:proofErr w:type="gramStart"/>
      <w:r w:rsidRPr="00DD223B">
        <w:rPr>
          <w:rFonts w:hint="eastAsia"/>
        </w:rPr>
        <w:t>包图片</w:t>
      </w:r>
      <w:proofErr w:type="gramEnd"/>
      <w:r w:rsidRPr="00DD223B">
        <w:t>发送</w:t>
      </w:r>
      <w:r w:rsidRPr="00DD223B">
        <w:rPr>
          <w:rFonts w:hint="eastAsia"/>
        </w:rPr>
        <w:t>功能。</w:t>
      </w:r>
    </w:p>
    <w:p w14:paraId="1F4D4C8B" w14:textId="77777777" w:rsidR="005C1874" w:rsidRPr="00DD223B" w:rsidRDefault="005C1874" w:rsidP="000E550F">
      <w:pPr>
        <w:pStyle w:val="ac"/>
        <w:numPr>
          <w:ilvl w:val="0"/>
          <w:numId w:val="37"/>
        </w:numPr>
        <w:ind w:firstLineChars="0"/>
      </w:pPr>
      <w:r w:rsidRPr="00DD223B">
        <w:rPr>
          <w:rFonts w:hint="eastAsia"/>
        </w:rPr>
        <w:t>提供基本的文件传输功能。</w:t>
      </w:r>
    </w:p>
    <w:p w14:paraId="737E3EA5" w14:textId="77777777" w:rsidR="005C1874" w:rsidRDefault="005C1874" w:rsidP="000E550F">
      <w:pPr>
        <w:pStyle w:val="ac"/>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2786B1EA" w14:textId="6E452012" w:rsidR="00B061B4" w:rsidRDefault="00B061B4" w:rsidP="00B061B4">
      <w:pPr>
        <w:pStyle w:val="2"/>
        <w:spacing w:before="156" w:after="156"/>
      </w:pPr>
      <w:bookmarkStart w:id="36" w:name="_Toc134008025"/>
      <w:r>
        <w:rPr>
          <w:rFonts w:hint="eastAsia"/>
        </w:rPr>
        <w:lastRenderedPageBreak/>
        <w:t>程序通信架构</w:t>
      </w:r>
      <w:r w:rsidR="00601245">
        <w:rPr>
          <w:rFonts w:hint="eastAsia"/>
        </w:rPr>
        <w:t>方案</w:t>
      </w:r>
      <w:bookmarkEnd w:id="36"/>
    </w:p>
    <w:p w14:paraId="6423E27F" w14:textId="77777777" w:rsidR="00B061B4" w:rsidRDefault="00B061B4" w:rsidP="00746436">
      <w:pPr>
        <w:pStyle w:val="af"/>
      </w:pPr>
      <w:r>
        <w:rPr>
          <w:noProof/>
        </w:rPr>
        <w:drawing>
          <wp:inline distT="0" distB="0" distL="0" distR="0" wp14:anchorId="6547ADBA" wp14:editId="2690C773">
            <wp:extent cx="5274310" cy="3084830"/>
            <wp:effectExtent l="0" t="0" r="2540" b="1270"/>
            <wp:docPr id="2116535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5095" name="图片 2116535095"/>
                    <pic:cNvPicPr/>
                  </pic:nvPicPr>
                  <pic:blipFill>
                    <a:blip r:embed="rId21">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p w14:paraId="62B4AAF3" w14:textId="6D5A31E2" w:rsidR="00B061B4" w:rsidRPr="00B061B4" w:rsidRDefault="00B061B4" w:rsidP="00B061B4">
      <w:pPr>
        <w:pStyle w:val="a3"/>
        <w:ind w:firstLine="400"/>
        <w:jc w:val="center"/>
      </w:pPr>
      <w:bookmarkStart w:id="37" w:name="_Ref13281806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通信架构</w:t>
      </w:r>
      <w:bookmarkEnd w:id="37"/>
    </w:p>
    <w:p w14:paraId="0478B26B" w14:textId="06B3B78C" w:rsidR="00B061B4" w:rsidRDefault="00CD03B7" w:rsidP="00B061B4">
      <w:pPr>
        <w:ind w:firstLine="480"/>
      </w:pPr>
      <w:ins w:id="38" w:author="rv734" w:date="2023-05-03T15:53:00Z">
        <w:r>
          <w:rPr>
            <w:rFonts w:hint="eastAsia"/>
          </w:rPr>
          <w:t>如图</w:t>
        </w:r>
        <w:r>
          <w:rPr>
            <w:rFonts w:hint="eastAsia"/>
          </w:rPr>
          <w:t>2</w:t>
        </w:r>
        <w:r>
          <w:t>.1</w:t>
        </w:r>
        <w:r>
          <w:rPr>
            <w:rFonts w:hint="eastAsia"/>
          </w:rPr>
          <w:t>所示为</w:t>
        </w:r>
      </w:ins>
      <w:del w:id="39" w:author="rv734" w:date="2023-05-03T15:53:00Z">
        <w:r w:rsidR="00B061B4" w:rsidDel="00CD03B7">
          <w:rPr>
            <w:rFonts w:hint="eastAsia"/>
          </w:rPr>
          <w:delText>由</w:delText>
        </w:r>
        <w:r w:rsidR="00B061B4" w:rsidDel="00CD03B7">
          <w:fldChar w:fldCharType="begin"/>
        </w:r>
        <w:r w:rsidR="00B061B4" w:rsidDel="00CD03B7">
          <w:delInstrText xml:space="preserve"> </w:delInstrText>
        </w:r>
        <w:r w:rsidR="00B061B4" w:rsidDel="00CD03B7">
          <w:rPr>
            <w:rFonts w:hint="eastAsia"/>
          </w:rPr>
          <w:delInstrText>REF _Ref132818068 \h</w:delInstrText>
        </w:r>
        <w:r w:rsidR="00B061B4" w:rsidDel="00CD03B7">
          <w:delInstrText xml:space="preserve"> </w:delInstrText>
        </w:r>
        <w:r w:rsidR="00B061B4" w:rsidDel="00CD03B7">
          <w:fldChar w:fldCharType="separate"/>
        </w:r>
        <w:r w:rsidR="0056517B" w:rsidDel="00CD03B7">
          <w:rPr>
            <w:rFonts w:hint="eastAsia"/>
          </w:rPr>
          <w:delText>图</w:delText>
        </w:r>
        <w:r w:rsidR="0056517B" w:rsidDel="00CD03B7">
          <w:rPr>
            <w:rFonts w:hint="eastAsia"/>
          </w:rPr>
          <w:delText xml:space="preserve"> </w:delText>
        </w:r>
        <w:r w:rsidR="0056517B" w:rsidDel="00CD03B7">
          <w:rPr>
            <w:noProof/>
          </w:rPr>
          <w:delText>2</w:delText>
        </w:r>
        <w:r w:rsidR="0056517B" w:rsidDel="00CD03B7">
          <w:delText>.</w:delText>
        </w:r>
        <w:r w:rsidR="0056517B" w:rsidDel="00CD03B7">
          <w:rPr>
            <w:noProof/>
          </w:rPr>
          <w:delText>1</w:delText>
        </w:r>
        <w:r w:rsidR="0056517B" w:rsidDel="00CD03B7">
          <w:delText xml:space="preserve"> </w:delText>
        </w:r>
        <w:r w:rsidR="0056517B" w:rsidDel="00CD03B7">
          <w:rPr>
            <w:rFonts w:hint="eastAsia"/>
          </w:rPr>
          <w:delText>通信架构</w:delText>
        </w:r>
        <w:r w:rsidR="00B061B4" w:rsidDel="00CD03B7">
          <w:fldChar w:fldCharType="end"/>
        </w:r>
        <w:r w:rsidR="00B061B4" w:rsidDel="00CD03B7">
          <w:rPr>
            <w:rFonts w:hint="eastAsia"/>
          </w:rPr>
          <w:delText>得知</w:delText>
        </w:r>
      </w:del>
      <w:r w:rsidR="00B061B4">
        <w:rPr>
          <w:rFonts w:hint="eastAsia"/>
        </w:rPr>
        <w:t>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功能模块开发不需要关心网络通信，达到模块解耦的功能</w:t>
      </w:r>
      <w:r w:rsidR="006A4395">
        <w:rPr>
          <w:rFonts w:hint="eastAsia"/>
        </w:rPr>
        <w:t>，有利于业务功能的开发</w:t>
      </w:r>
      <w:r w:rsidR="00B061B4">
        <w:rPr>
          <w:rFonts w:hint="eastAsia"/>
        </w:rPr>
        <w:t>。</w:t>
      </w:r>
    </w:p>
    <w:p w14:paraId="6636A06B" w14:textId="58DD9301" w:rsidR="00B061B4" w:rsidRDefault="00B061B4" w:rsidP="00B061B4">
      <w:pPr>
        <w:ind w:firstLine="480"/>
      </w:pPr>
      <w:r>
        <w:rPr>
          <w:rFonts w:hint="eastAsia"/>
        </w:rPr>
        <w:t>服务器的数据流则被设置为单向</w:t>
      </w:r>
      <w:proofErr w:type="gramStart"/>
      <w:r>
        <w:rPr>
          <w:rFonts w:hint="eastAsia"/>
        </w:rPr>
        <w:t>流数据</w:t>
      </w:r>
      <w:proofErr w:type="gramEnd"/>
      <w:r>
        <w:rPr>
          <w:rFonts w:hint="eastAsia"/>
        </w:rPr>
        <w:t>传输，这样设计的原因是</w:t>
      </w:r>
      <w:r w:rsidR="00A51E3F">
        <w:rPr>
          <w:rFonts w:hint="eastAsia"/>
        </w:rPr>
        <w:t>因为任务需要</w:t>
      </w:r>
      <w:proofErr w:type="gramStart"/>
      <w:r w:rsidR="00A51E3F">
        <w:rPr>
          <w:rFonts w:hint="eastAsia"/>
        </w:rPr>
        <w:t>被事件</w:t>
      </w:r>
      <w:proofErr w:type="gramEnd"/>
      <w:r w:rsidR="00A51E3F">
        <w:rPr>
          <w:rFonts w:hint="eastAsia"/>
        </w:rPr>
        <w:t>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40" w:name="_Toc134008026"/>
      <w:r>
        <w:rPr>
          <w:rFonts w:hint="eastAsia"/>
        </w:rPr>
        <w:lastRenderedPageBreak/>
        <w:t>界面程序架构</w:t>
      </w:r>
      <w:r w:rsidR="00601245">
        <w:rPr>
          <w:rFonts w:hint="eastAsia"/>
        </w:rPr>
        <w:t>方案</w:t>
      </w:r>
      <w:bookmarkEnd w:id="40"/>
    </w:p>
    <w:p w14:paraId="4570BA2A" w14:textId="77777777" w:rsidR="000D19EA" w:rsidRDefault="00654A4F" w:rsidP="000D19EA">
      <w:pPr>
        <w:pStyle w:val="af"/>
      </w:pPr>
      <w:r>
        <w:rPr>
          <w:rFonts w:hint="eastAsia"/>
          <w:noProof/>
        </w:rPr>
        <w:drawing>
          <wp:inline distT="0" distB="0" distL="0" distR="0" wp14:anchorId="5C8CD75C" wp14:editId="7605F058">
            <wp:extent cx="4118458" cy="3702943"/>
            <wp:effectExtent l="0" t="0" r="0" b="0"/>
            <wp:docPr id="36680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479" name="图片 366805479"/>
                    <pic:cNvPicPr/>
                  </pic:nvPicPr>
                  <pic:blipFill>
                    <a:blip r:embed="rId22">
                      <a:extLst>
                        <a:ext uri="{28A0092B-C50C-407E-A947-70E740481C1C}">
                          <a14:useLocalDpi xmlns:a14="http://schemas.microsoft.com/office/drawing/2010/main" val="0"/>
                        </a:ext>
                      </a:extLst>
                    </a:blip>
                    <a:stretch>
                      <a:fillRect/>
                    </a:stretch>
                  </pic:blipFill>
                  <pic:spPr>
                    <a:xfrm>
                      <a:off x="0" y="0"/>
                      <a:ext cx="4124245" cy="3708146"/>
                    </a:xfrm>
                    <a:prstGeom prst="rect">
                      <a:avLst/>
                    </a:prstGeom>
                  </pic:spPr>
                </pic:pic>
              </a:graphicData>
            </a:graphic>
          </wp:inline>
        </w:drawing>
      </w:r>
    </w:p>
    <w:p w14:paraId="73E77231" w14:textId="3722B239" w:rsidR="00654A4F" w:rsidRDefault="000D19EA" w:rsidP="000D19EA">
      <w:pPr>
        <w:pStyle w:val="a3"/>
        <w:ind w:firstLine="400"/>
        <w:jc w:val="center"/>
      </w:pPr>
      <w:bookmarkStart w:id="41" w:name="_Ref13289924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界面架构</w:t>
      </w:r>
      <w:bookmarkEnd w:id="41"/>
    </w:p>
    <w:p w14:paraId="77F36D43" w14:textId="30640E07" w:rsidR="000D19EA" w:rsidRDefault="000D19EA" w:rsidP="000D19EA">
      <w:pPr>
        <w:ind w:firstLine="480"/>
      </w:pPr>
      <w:del w:id="42" w:author="rv734" w:date="2023-05-03T15:53:00Z">
        <w:r w:rsidDel="00A15ED7">
          <w:rPr>
            <w:rFonts w:hint="eastAsia"/>
          </w:rPr>
          <w:delText>由</w:delText>
        </w:r>
        <w:r w:rsidDel="00A15ED7">
          <w:fldChar w:fldCharType="begin"/>
        </w:r>
        <w:r w:rsidDel="00A15ED7">
          <w:delInstrText xml:space="preserve"> </w:delInstrText>
        </w:r>
        <w:r w:rsidDel="00A15ED7">
          <w:rPr>
            <w:rFonts w:hint="eastAsia"/>
          </w:rPr>
          <w:delInstrText>REF _Ref132899246 \h</w:delInstrText>
        </w:r>
        <w:r w:rsidDel="00A15ED7">
          <w:delInstrText xml:space="preserve"> </w:delInstrText>
        </w:r>
        <w:r w:rsidDel="00A15ED7">
          <w:fldChar w:fldCharType="separate"/>
        </w:r>
        <w:r w:rsidR="0056517B" w:rsidDel="00A15ED7">
          <w:rPr>
            <w:rFonts w:hint="eastAsia"/>
          </w:rPr>
          <w:delText>图</w:delText>
        </w:r>
        <w:r w:rsidR="0056517B" w:rsidDel="00A15ED7">
          <w:rPr>
            <w:rFonts w:hint="eastAsia"/>
          </w:rPr>
          <w:delText xml:space="preserve"> </w:delText>
        </w:r>
        <w:r w:rsidR="0056517B" w:rsidDel="00A15ED7">
          <w:rPr>
            <w:noProof/>
          </w:rPr>
          <w:delText>2</w:delText>
        </w:r>
        <w:r w:rsidR="0056517B" w:rsidDel="00A15ED7">
          <w:delText>.</w:delText>
        </w:r>
        <w:r w:rsidR="0056517B" w:rsidDel="00A15ED7">
          <w:rPr>
            <w:noProof/>
          </w:rPr>
          <w:delText>2</w:delText>
        </w:r>
        <w:r w:rsidR="0056517B" w:rsidDel="00A15ED7">
          <w:delText xml:space="preserve"> </w:delText>
        </w:r>
        <w:r w:rsidR="0056517B" w:rsidDel="00A15ED7">
          <w:rPr>
            <w:rFonts w:hint="eastAsia"/>
          </w:rPr>
          <w:delText>界面架构</w:delText>
        </w:r>
        <w:r w:rsidDel="00A15ED7">
          <w:fldChar w:fldCharType="end"/>
        </w:r>
        <w:r w:rsidDel="00A15ED7">
          <w:rPr>
            <w:rFonts w:hint="eastAsia"/>
          </w:rPr>
          <w:delText>得知</w:delText>
        </w:r>
      </w:del>
      <w:ins w:id="43" w:author="rv734" w:date="2023-05-03T15:53:00Z">
        <w:r w:rsidR="00A15ED7">
          <w:rPr>
            <w:rFonts w:hint="eastAsia"/>
          </w:rPr>
          <w:t>如图</w:t>
        </w:r>
        <w:r w:rsidR="00A15ED7">
          <w:rPr>
            <w:rFonts w:hint="eastAsia"/>
          </w:rPr>
          <w:t>2</w:t>
        </w:r>
        <w:r w:rsidR="00A15ED7">
          <w:t>.2</w:t>
        </w:r>
        <w:r w:rsidR="00A15ED7">
          <w:rPr>
            <w:rFonts w:hint="eastAsia"/>
          </w:rPr>
          <w:t>所示为</w:t>
        </w:r>
      </w:ins>
      <w:r>
        <w:rPr>
          <w:rFonts w:hint="eastAsia"/>
        </w:rPr>
        <w:t>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44" w:name="_Toc134008027"/>
      <w:r>
        <w:rPr>
          <w:rFonts w:hint="eastAsia"/>
        </w:rPr>
        <w:t>技术需求分析</w:t>
      </w:r>
      <w:bookmarkEnd w:id="44"/>
    </w:p>
    <w:p w14:paraId="1CBD7609" w14:textId="0DC4E6D4" w:rsidR="005C1874" w:rsidDel="00C72F17" w:rsidRDefault="005C1874" w:rsidP="00746436">
      <w:pPr>
        <w:ind w:firstLine="480"/>
        <w:rPr>
          <w:del w:id="45" w:author="rv734" w:date="2023-05-03T15:55:00Z"/>
        </w:rPr>
      </w:pPr>
      <w:r>
        <w:rPr>
          <w:rFonts w:hint="eastAsia"/>
        </w:rPr>
        <w:t>本</w:t>
      </w:r>
      <w:del w:id="46" w:author="rv734" w:date="2023-05-03T15:54:00Z">
        <w:r w:rsidDel="00A15ED7">
          <w:rPr>
            <w:rFonts w:hint="eastAsia"/>
          </w:rPr>
          <w:delText>项目</w:delText>
        </w:r>
      </w:del>
      <w:proofErr w:type="gramStart"/>
      <w:ins w:id="47" w:author="rv734" w:date="2023-05-03T15:54:00Z">
        <w:r w:rsidR="00A15ED7">
          <w:rPr>
            <w:rFonts w:hint="eastAsia"/>
          </w:rPr>
          <w:t>文</w:t>
        </w:r>
      </w:ins>
      <w:r>
        <w:rPr>
          <w:rFonts w:hint="eastAsia"/>
        </w:rPr>
        <w:t>需要</w:t>
      </w:r>
      <w:proofErr w:type="gramEnd"/>
      <w:r>
        <w:rPr>
          <w:rFonts w:hint="eastAsia"/>
        </w:rPr>
        <w:t>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del w:id="48" w:author="rv734" w:date="2023-05-03T15:54:00Z">
        <w:r w:rsidR="00354A02" w:rsidDel="00A15ED7">
          <w:rPr>
            <w:rFonts w:hint="eastAsia"/>
          </w:rPr>
          <w:delText>下一章将对技术需求做详细探讨。</w:delText>
        </w:r>
      </w:del>
    </w:p>
    <w:p w14:paraId="0B3318A2" w14:textId="227279F5" w:rsidR="00705845" w:rsidRDefault="00705845">
      <w:pPr>
        <w:ind w:firstLine="480"/>
        <w:sectPr w:rsidR="00705845" w:rsidSect="00991484">
          <w:pgSz w:w="11906" w:h="16838"/>
          <w:pgMar w:top="1440" w:right="1800" w:bottom="1440" w:left="1800" w:header="851" w:footer="992" w:gutter="0"/>
          <w:cols w:space="425"/>
          <w:docGrid w:type="lines" w:linePitch="312"/>
        </w:sectPr>
        <w:pPrChange w:id="49" w:author="rv734" w:date="2023-05-03T15:55:00Z">
          <w:pPr>
            <w:ind w:firstLineChars="0" w:firstLine="0"/>
          </w:pPr>
        </w:pPrChange>
      </w:pPr>
    </w:p>
    <w:p w14:paraId="4548768C" w14:textId="2BD77CD1" w:rsidR="008247F5" w:rsidDel="00C72F17" w:rsidRDefault="00C72F17">
      <w:pPr>
        <w:pStyle w:val="1"/>
        <w:numPr>
          <w:ilvl w:val="0"/>
          <w:numId w:val="0"/>
        </w:numPr>
        <w:spacing w:before="156" w:after="156"/>
        <w:ind w:left="57"/>
        <w:rPr>
          <w:del w:id="50" w:author="rv734" w:date="2023-05-03T15:55:00Z"/>
        </w:rPr>
        <w:pPrChange w:id="51" w:author="rv734" w:date="2023-05-03T15:54:00Z">
          <w:pPr>
            <w:pStyle w:val="1"/>
            <w:spacing w:before="156" w:after="156"/>
          </w:pPr>
        </w:pPrChange>
      </w:pPr>
      <w:bookmarkStart w:id="52" w:name="_Toc134008028"/>
      <w:del w:id="53" w:author="rv734" w:date="2023-05-03T15:55:00Z">
        <w:r w:rsidDel="00C72F17">
          <w:rPr>
            <w:rFonts w:hint="eastAsia"/>
          </w:rPr>
          <w:lastRenderedPageBreak/>
          <w:delText>技术探讨与选择</w:delText>
        </w:r>
        <w:bookmarkEnd w:id="52"/>
      </w:del>
    </w:p>
    <w:p w14:paraId="30D2D8AB" w14:textId="3C19FCA3" w:rsidR="00706EAB" w:rsidDel="00C72F17" w:rsidRDefault="00706EAB" w:rsidP="00ED2EBF">
      <w:pPr>
        <w:pStyle w:val="2"/>
        <w:spacing w:before="156" w:after="156"/>
        <w:rPr>
          <w:del w:id="54" w:author="rv734" w:date="2023-05-03T15:55:00Z"/>
        </w:rPr>
      </w:pPr>
      <w:bookmarkStart w:id="55" w:name="_Toc134008029"/>
      <w:del w:id="56" w:author="rv734" w:date="2023-05-03T15:55:00Z">
        <w:r w:rsidDel="00C72F17">
          <w:rPr>
            <w:rFonts w:hint="eastAsia"/>
          </w:rPr>
          <w:delText>探讨内容概要</w:delText>
        </w:r>
        <w:bookmarkEnd w:id="55"/>
      </w:del>
    </w:p>
    <w:p w14:paraId="6D382741" w14:textId="08EE647C" w:rsidR="00706EAB" w:rsidDel="00C72F17" w:rsidRDefault="00706EAB" w:rsidP="00706EAB">
      <w:pPr>
        <w:ind w:firstLine="480"/>
        <w:rPr>
          <w:del w:id="57" w:author="rv734" w:date="2023-05-03T15:55:00Z"/>
        </w:rPr>
      </w:pPr>
      <w:del w:id="58" w:author="rv734" w:date="2023-05-03T15:55:00Z">
        <w:r w:rsidDel="00C72F17">
          <w:rPr>
            <w:rFonts w:hint="eastAsia"/>
          </w:rPr>
          <w:delText>技术探讨主要是用于</w:delText>
        </w:r>
        <w:r w:rsidR="00ED2EBF" w:rsidDel="00C72F17">
          <w:rPr>
            <w:rFonts w:hint="eastAsia"/>
          </w:rPr>
          <w:delText>了解开发本项目需要使用到的各类技术，因为该项目的开发涉及到的技术栈非常多，且各类技术难度在短时间内难以掌握。通过该章节对各类技术的简介，以及</w:delText>
        </w:r>
        <w:r w:rsidR="008F1CA2" w:rsidDel="00C72F17">
          <w:rPr>
            <w:rFonts w:hint="eastAsia"/>
          </w:rPr>
          <w:delText>各类</w:delText>
        </w:r>
        <w:r w:rsidR="00ED2EBF" w:rsidDel="00C72F17">
          <w:rPr>
            <w:rFonts w:hint="eastAsia"/>
          </w:rPr>
          <w:delText>技术</w:delText>
        </w:r>
        <w:r w:rsidR="008F1CA2" w:rsidDel="00C72F17">
          <w:rPr>
            <w:rFonts w:hint="eastAsia"/>
          </w:rPr>
          <w:delText>的优缺点选择之后，可以对本项目需要使用到的技术栈有</w:delText>
        </w:r>
        <w:r w:rsidR="00ED2EBF" w:rsidDel="00C72F17">
          <w:rPr>
            <w:rFonts w:hint="eastAsia"/>
          </w:rPr>
          <w:delText>一个大概的了解。</w:delText>
        </w:r>
      </w:del>
    </w:p>
    <w:p w14:paraId="6F263811" w14:textId="397EF551" w:rsidR="00FF465C" w:rsidDel="00C72F17" w:rsidRDefault="00FF465C" w:rsidP="00FF465C">
      <w:pPr>
        <w:pStyle w:val="2"/>
        <w:spacing w:before="156" w:after="156"/>
        <w:rPr>
          <w:del w:id="59" w:author="rv734" w:date="2023-05-03T15:55:00Z"/>
        </w:rPr>
      </w:pPr>
      <w:bookmarkStart w:id="60" w:name="_Toc134008030"/>
      <w:del w:id="61" w:author="rv734" w:date="2023-05-03T15:55:00Z">
        <w:r w:rsidDel="00C72F17">
          <w:rPr>
            <w:rFonts w:hint="eastAsia"/>
          </w:rPr>
          <w:delText>网络协议</w:delText>
        </w:r>
        <w:bookmarkEnd w:id="60"/>
      </w:del>
    </w:p>
    <w:p w14:paraId="54A7B93E" w14:textId="1D0A6E65" w:rsidR="00FF465C" w:rsidDel="00C72F17" w:rsidRDefault="00FF465C" w:rsidP="00FF465C">
      <w:pPr>
        <w:pStyle w:val="3"/>
        <w:spacing w:before="156" w:after="156"/>
        <w:rPr>
          <w:del w:id="62" w:author="rv734" w:date="2023-05-03T15:55:00Z"/>
        </w:rPr>
      </w:pPr>
      <w:bookmarkStart w:id="63" w:name="_Toc134008031"/>
      <w:del w:id="64" w:author="rv734" w:date="2023-05-03T15:55:00Z">
        <w:r w:rsidDel="00C72F17">
          <w:rPr>
            <w:rFonts w:hint="eastAsia"/>
          </w:rPr>
          <w:delText>网络协议简介</w:delText>
        </w:r>
        <w:bookmarkEnd w:id="63"/>
      </w:del>
    </w:p>
    <w:p w14:paraId="3C4F428E" w14:textId="645E5C7E" w:rsidR="00383E25" w:rsidRPr="00FF465C" w:rsidDel="00C72F17" w:rsidRDefault="00FF465C" w:rsidP="009D7868">
      <w:pPr>
        <w:ind w:firstLine="480"/>
        <w:rPr>
          <w:del w:id="65" w:author="rv734" w:date="2023-05-03T15:55:00Z"/>
        </w:rPr>
      </w:pPr>
      <w:del w:id="66" w:author="rv734" w:date="2023-05-03T15:55:00Z">
        <w:r w:rsidDel="00C72F17">
          <w:rPr>
            <w:rFonts w:hint="eastAsia"/>
          </w:rPr>
          <w:delText>既然要实现网络聊天功能，网络间的通信协议便是不可不谈的话题，网络协议是计算机之间通信的桥梁。在目前的主流的网络协议分别为</w:delText>
        </w:r>
        <w:r w:rsidDel="00C72F17">
          <w:rPr>
            <w:rFonts w:hint="eastAsia"/>
          </w:rPr>
          <w:delText>TCP</w:delText>
        </w:r>
        <w:r w:rsidDel="00C72F17">
          <w:rPr>
            <w:rFonts w:hint="eastAsia"/>
          </w:rPr>
          <w:delText>协议、</w:delText>
        </w:r>
        <w:r w:rsidDel="00C72F17">
          <w:rPr>
            <w:rFonts w:hint="eastAsia"/>
          </w:rPr>
          <w:delText>UPD</w:delText>
        </w:r>
        <w:r w:rsidDel="00C72F17">
          <w:rPr>
            <w:rFonts w:hint="eastAsia"/>
          </w:rPr>
          <w:delText>协议、</w:delText>
        </w:r>
        <w:r w:rsidR="0057681D" w:rsidDel="00C72F17">
          <w:rPr>
            <w:rFonts w:hint="eastAsia"/>
          </w:rPr>
          <w:delText>HTTP</w:delText>
        </w:r>
        <w:r w:rsidDel="00C72F17">
          <w:rPr>
            <w:rFonts w:hint="eastAsia"/>
          </w:rPr>
          <w:delText>协议、</w:delText>
        </w:r>
        <w:r w:rsidDel="00C72F17">
          <w:rPr>
            <w:rFonts w:hint="eastAsia"/>
          </w:rPr>
          <w:delText>WebSockect</w:delText>
        </w:r>
        <w:r w:rsidDel="00C72F17">
          <w:rPr>
            <w:rFonts w:hint="eastAsia"/>
          </w:rPr>
          <w:delText>协议。其中</w:delText>
        </w:r>
        <w:r w:rsidDel="00C72F17">
          <w:rPr>
            <w:rFonts w:hint="eastAsia"/>
          </w:rPr>
          <w:delText>TCP</w:delText>
        </w:r>
        <w:r w:rsidDel="00C72F17">
          <w:rPr>
            <w:rFonts w:hint="eastAsia"/>
          </w:rPr>
          <w:delText>协议和</w:delText>
        </w:r>
        <w:r w:rsidDel="00C72F17">
          <w:rPr>
            <w:rFonts w:hint="eastAsia"/>
          </w:rPr>
          <w:delText>UPD</w:delText>
        </w:r>
        <w:r w:rsidDel="00C72F17">
          <w:rPr>
            <w:rFonts w:hint="eastAsia"/>
          </w:rPr>
          <w:delText>协议是传输层的网络协议，应用范围非常广泛，</w:delText>
        </w:r>
        <w:r w:rsidR="00383E25" w:rsidDel="00C72F17">
          <w:rPr>
            <w:rFonts w:hint="eastAsia"/>
          </w:rPr>
          <w:delText>大部分的通信软件所使用的网络协议，为其中一种很或者两者皆有。</w:delText>
        </w:r>
        <w:r w:rsidR="0057681D" w:rsidDel="00C72F17">
          <w:rPr>
            <w:rFonts w:hint="eastAsia"/>
          </w:rPr>
          <w:delText>HTTP</w:delText>
        </w:r>
        <w:r w:rsidR="00383E25" w:rsidDel="00C72F17">
          <w:rPr>
            <w:rFonts w:hint="eastAsia"/>
          </w:rPr>
          <w:delText>协议和</w:delText>
        </w:r>
        <w:r w:rsidR="00383E25" w:rsidDel="00C72F17">
          <w:rPr>
            <w:rFonts w:hint="eastAsia"/>
          </w:rPr>
          <w:delText>WebSockect</w:delText>
        </w:r>
        <w:r w:rsidR="00383E25" w:rsidDel="00C72F17">
          <w:rPr>
            <w:rFonts w:hint="eastAsia"/>
          </w:rPr>
          <w:delText>协议则是建立在</w:delText>
        </w:r>
        <w:r w:rsidR="00383E25" w:rsidDel="00C72F17">
          <w:rPr>
            <w:rFonts w:hint="eastAsia"/>
          </w:rPr>
          <w:delText>TCP</w:delText>
        </w:r>
        <w:r w:rsidR="00383E25" w:rsidDel="00C72F17">
          <w:rPr>
            <w:rFonts w:hint="eastAsia"/>
          </w:rPr>
          <w:delText>协议的应用层通信协议，主要用于服务器与浏览器的通信。接下里将对比各个协议之间的优点与劣势。</w:delText>
        </w:r>
      </w:del>
    </w:p>
    <w:p w14:paraId="5C0A7231" w14:textId="291C5552" w:rsidR="00FF465C" w:rsidDel="00C72F17" w:rsidRDefault="00FF465C" w:rsidP="00FF465C">
      <w:pPr>
        <w:pStyle w:val="3"/>
        <w:spacing w:before="156" w:after="156"/>
        <w:rPr>
          <w:del w:id="67" w:author="rv734" w:date="2023-05-03T15:55:00Z"/>
        </w:rPr>
      </w:pPr>
      <w:bookmarkStart w:id="68" w:name="_Toc134008032"/>
      <w:del w:id="69" w:author="rv734" w:date="2023-05-03T15:55:00Z">
        <w:r w:rsidDel="00C72F17">
          <w:rPr>
            <w:rFonts w:hint="eastAsia"/>
          </w:rPr>
          <w:delText>TCP协议</w:delText>
        </w:r>
        <w:bookmarkEnd w:id="68"/>
        <w:r w:rsidDel="00C72F17">
          <w:rPr>
            <w:rFonts w:hint="eastAsia"/>
          </w:rPr>
          <w:delText xml:space="preserve"> </w:delText>
        </w:r>
      </w:del>
    </w:p>
    <w:p w14:paraId="5D65DC4B" w14:textId="159FE111" w:rsidR="004E6DB7" w:rsidRPr="004E6DB7" w:rsidDel="00C72F17" w:rsidRDefault="004E6DB7" w:rsidP="004E6DB7">
      <w:pPr>
        <w:ind w:firstLine="480"/>
        <w:rPr>
          <w:del w:id="70" w:author="rv734" w:date="2023-05-03T15:55:00Z"/>
        </w:rPr>
      </w:pPr>
      <w:del w:id="71" w:author="rv734" w:date="2023-05-03T15:55:00Z">
        <w:r w:rsidDel="00C72F17">
          <w:rPr>
            <w:rFonts w:hint="eastAsia"/>
          </w:rPr>
          <w:delText>TCP</w:delText>
        </w:r>
        <w:r w:rsidDel="00C72F17">
          <w:rPr>
            <w:rFonts w:hint="eastAsia"/>
          </w:rPr>
          <w:delText>提供的面向连接、提供可靠交付、面向字节流、稳定且安全可靠协议解决了应用层的零丢失问题，所以</w:delText>
        </w:r>
        <w:r w:rsidDel="00C72F17">
          <w:rPr>
            <w:rFonts w:hint="eastAsia"/>
          </w:rPr>
          <w:delText>TCP</w:delText>
        </w:r>
        <w:r w:rsidDel="00C72F17">
          <w:rPr>
            <w:rFonts w:hint="eastAsia"/>
          </w:rPr>
          <w:delText>协议才会被大量使用。尽管</w:delText>
        </w:r>
        <w:r w:rsidDel="00C72F17">
          <w:rPr>
            <w:rFonts w:hint="eastAsia"/>
          </w:rPr>
          <w:delText>TCP</w:delText>
        </w:r>
        <w:r w:rsidDel="00C72F17">
          <w:rPr>
            <w:rFonts w:hint="eastAsia"/>
          </w:rPr>
          <w:delText>协议需要三次握手建立连接，四次挥手的操作，而且是面向字节流，在应用层开发上会存在粘包以及压栈等问题，不过凭借着在传输层的滑动窗口的拥塞控制、全双工的通信连接减少了应用层对于网络流量的管理，而且使用连续</w:delText>
        </w:r>
        <w:r w:rsidDel="00C72F17">
          <w:rPr>
            <w:rFonts w:hint="eastAsia"/>
          </w:rPr>
          <w:delText>ARQ</w:delText>
        </w:r>
        <w:r w:rsidDel="00C72F17">
          <w:rPr>
            <w:rFonts w:hint="eastAsia"/>
          </w:rPr>
          <w:delText>的重传机制提速，速度并不慢，由此看来</w:delText>
        </w:r>
        <w:r w:rsidDel="00C72F17">
          <w:rPr>
            <w:rFonts w:hint="eastAsia"/>
          </w:rPr>
          <w:delText>TCP</w:delText>
        </w:r>
        <w:r w:rsidDel="00C72F17">
          <w:rPr>
            <w:rFonts w:hint="eastAsia"/>
          </w:rPr>
          <w:delText>协议被广泛采用不无道理。</w:delText>
        </w:r>
      </w:del>
    </w:p>
    <w:p w14:paraId="03E955FA" w14:textId="7D50ADC7" w:rsidR="00FF465C" w:rsidDel="00C72F17" w:rsidRDefault="00FF465C" w:rsidP="00FF465C">
      <w:pPr>
        <w:pStyle w:val="3"/>
        <w:spacing w:before="156" w:after="156"/>
        <w:rPr>
          <w:del w:id="72" w:author="rv734" w:date="2023-05-03T15:55:00Z"/>
        </w:rPr>
      </w:pPr>
      <w:bookmarkStart w:id="73" w:name="_Toc134008033"/>
      <w:del w:id="74" w:author="rv734" w:date="2023-05-03T15:55:00Z">
        <w:r w:rsidDel="00C72F17">
          <w:rPr>
            <w:rFonts w:hint="eastAsia"/>
          </w:rPr>
          <w:delText>UPD协议</w:delText>
        </w:r>
        <w:bookmarkEnd w:id="73"/>
        <w:r w:rsidDel="00C72F17">
          <w:rPr>
            <w:rFonts w:hint="eastAsia"/>
          </w:rPr>
          <w:delText xml:space="preserve"> </w:delText>
        </w:r>
      </w:del>
    </w:p>
    <w:p w14:paraId="2947E2FE" w14:textId="25685B37" w:rsidR="004E6DB7" w:rsidRPr="004E6DB7" w:rsidDel="00C72F17" w:rsidRDefault="004E6DB7" w:rsidP="004E6DB7">
      <w:pPr>
        <w:ind w:firstLine="480"/>
        <w:rPr>
          <w:del w:id="75" w:author="rv734" w:date="2023-05-03T15:55:00Z"/>
        </w:rPr>
      </w:pPr>
      <w:del w:id="76" w:author="rv734" w:date="2023-05-03T15:55:00Z">
        <w:r w:rsidDel="00C72F17">
          <w:rPr>
            <w:rFonts w:hint="eastAsia"/>
          </w:rPr>
          <w:delText>UDP</w:delText>
        </w:r>
        <w:r w:rsidDel="00C72F17">
          <w:rPr>
            <w:rFonts w:hint="eastAsia"/>
          </w:rPr>
          <w:delTex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delText>
        </w:r>
        <w:r w:rsidDel="00C72F17">
          <w:rPr>
            <w:rFonts w:hint="eastAsia"/>
          </w:rPr>
          <w:delText>UDP</w:delText>
        </w:r>
        <w:r w:rsidDel="00C72F17">
          <w:rPr>
            <w:rFonts w:hint="eastAsia"/>
          </w:rPr>
          <w:delText>协议基础之上的应用协议将得到非常优秀交换体验，而当网络不稳定时，应用层实现的可靠和重发功能往往会将</w:delText>
        </w:r>
        <w:r w:rsidDel="00C72F17">
          <w:rPr>
            <w:rFonts w:hint="eastAsia"/>
          </w:rPr>
          <w:delText>UDP</w:delText>
        </w:r>
        <w:r w:rsidDel="00C72F17">
          <w:rPr>
            <w:rFonts w:hint="eastAsia"/>
          </w:rPr>
          <w:delText>的快速优势清扫的一干二净，速度比</w:delText>
        </w:r>
        <w:r w:rsidDel="00C72F17">
          <w:rPr>
            <w:rFonts w:hint="eastAsia"/>
          </w:rPr>
          <w:delText>TCP</w:delText>
        </w:r>
        <w:r w:rsidDel="00C72F17">
          <w:rPr>
            <w:rFonts w:hint="eastAsia"/>
          </w:rPr>
          <w:delText>还低数倍。</w:delText>
        </w:r>
      </w:del>
    </w:p>
    <w:p w14:paraId="733B790B" w14:textId="747646E8" w:rsidR="00FF465C" w:rsidDel="00C72F17" w:rsidRDefault="00FF465C" w:rsidP="00FF465C">
      <w:pPr>
        <w:pStyle w:val="3"/>
        <w:spacing w:before="156" w:after="156"/>
        <w:rPr>
          <w:del w:id="77" w:author="rv734" w:date="2023-05-03T15:55:00Z"/>
        </w:rPr>
      </w:pPr>
      <w:bookmarkStart w:id="78" w:name="_Toc134008034"/>
      <w:del w:id="79" w:author="rv734" w:date="2023-05-03T15:55:00Z">
        <w:r w:rsidDel="00C72F17">
          <w:rPr>
            <w:rFonts w:hint="eastAsia"/>
          </w:rPr>
          <w:delText>H</w:delText>
        </w:r>
        <w:r w:rsidR="0057681D" w:rsidDel="00C72F17">
          <w:rPr>
            <w:rFonts w:hint="eastAsia"/>
          </w:rPr>
          <w:delText>TTP</w:delText>
        </w:r>
        <w:r w:rsidDel="00C72F17">
          <w:rPr>
            <w:rFonts w:hint="eastAsia"/>
          </w:rPr>
          <w:delText>协议</w:delText>
        </w:r>
        <w:bookmarkEnd w:id="78"/>
        <w:r w:rsidDel="00C72F17">
          <w:rPr>
            <w:rFonts w:hint="eastAsia"/>
          </w:rPr>
          <w:delText xml:space="preserve"> </w:delText>
        </w:r>
      </w:del>
    </w:p>
    <w:p w14:paraId="1E2966F2" w14:textId="606F82E9" w:rsidR="00761DF7" w:rsidRPr="00761DF7" w:rsidDel="00C72F17" w:rsidRDefault="0057681D" w:rsidP="00761DF7">
      <w:pPr>
        <w:ind w:firstLine="480"/>
        <w:rPr>
          <w:del w:id="80" w:author="rv734" w:date="2023-05-03T15:55:00Z"/>
        </w:rPr>
      </w:pPr>
      <w:del w:id="81" w:author="rv734" w:date="2023-05-03T15:55:00Z">
        <w:r w:rsidDel="00C72F17">
          <w:rPr>
            <w:rFonts w:hint="eastAsia"/>
          </w:rPr>
          <w:delText>HTTP</w:delText>
        </w:r>
        <w:r w:rsidR="00761DF7" w:rsidDel="00C72F17">
          <w:rPr>
            <w:rFonts w:hint="eastAsia"/>
          </w:rPr>
          <w:delText>协议最开始是出现在浏览器上的一种基于</w:delText>
        </w:r>
        <w:r w:rsidR="00761DF7" w:rsidDel="00C72F17">
          <w:rPr>
            <w:rFonts w:hint="eastAsia"/>
          </w:rPr>
          <w:delText>TCP</w:delText>
        </w:r>
        <w:r w:rsidR="00761DF7" w:rsidDel="00C72F17">
          <w:rPr>
            <w:rFonts w:hint="eastAsia"/>
          </w:rPr>
          <w:delText>的应用层协议，该协议的主要任务就是用浏览器向数据服务器发送请求报文，服务器根据报发内容反馈内容并马上断开连接。所以</w:delText>
        </w:r>
        <w:r w:rsidDel="00C72F17">
          <w:rPr>
            <w:rFonts w:hint="eastAsia"/>
          </w:rPr>
          <w:delText>HTTP</w:delText>
        </w:r>
        <w:r w:rsidR="00761DF7" w:rsidDel="00C72F17">
          <w:rPr>
            <w:rFonts w:hint="eastAsia"/>
          </w:rPr>
          <w:delText>协议的特点就是简单快速、灵活且无连接、无状态的一种短时</w:delText>
        </w:r>
        <w:r w:rsidR="00761DF7" w:rsidDel="00C72F17">
          <w:rPr>
            <w:rFonts w:hint="eastAsia"/>
          </w:rPr>
          <w:delText>TCP</w:delText>
        </w:r>
        <w:r w:rsidR="00761DF7" w:rsidDel="00C72F17">
          <w:rPr>
            <w:rFonts w:hint="eastAsia"/>
          </w:rPr>
          <w:delText>连接。其中无连接无状态指的是</w:delText>
        </w:r>
        <w:r w:rsidDel="00C72F17">
          <w:rPr>
            <w:rFonts w:hint="eastAsia"/>
          </w:rPr>
          <w:delText>HTTP</w:delText>
        </w:r>
        <w:r w:rsidR="00761DF7" w:rsidDel="00C72F17">
          <w:rPr>
            <w:rFonts w:hint="eastAsia"/>
          </w:rPr>
          <w:delText>建立了</w:delText>
        </w:r>
        <w:r w:rsidR="00761DF7" w:rsidRPr="002361E4" w:rsidDel="00C72F17">
          <w:rPr>
            <w:rFonts w:hint="eastAsia"/>
          </w:rPr>
          <w:delText>请求</w:delText>
        </w:r>
        <w:r w:rsidR="00761DF7" w:rsidRPr="002361E4" w:rsidDel="00C72F17">
          <w:rPr>
            <w:rFonts w:hint="eastAsia"/>
          </w:rPr>
          <w:delText>/</w:delText>
        </w:r>
        <w:r w:rsidR="00761DF7" w:rsidRPr="002361E4" w:rsidDel="00C72F17">
          <w:rPr>
            <w:rFonts w:hint="eastAsia"/>
          </w:rPr>
          <w:delText>响应模型来</w:delText>
        </w:r>
        <w:r w:rsidR="00761DF7" w:rsidDel="00C72F17">
          <w:rPr>
            <w:rFonts w:hint="eastAsia"/>
          </w:rPr>
          <w:delText>对服务器进行</w:delText>
        </w:r>
        <w:r w:rsidR="00761DF7" w:rsidRPr="002361E4" w:rsidDel="00C72F17">
          <w:rPr>
            <w:rFonts w:hint="eastAsia"/>
          </w:rPr>
          <w:delText>通信</w:delText>
        </w:r>
        <w:r w:rsidR="00761DF7" w:rsidDel="00C72F17">
          <w:rPr>
            <w:rFonts w:hint="eastAsia"/>
          </w:rPr>
          <w:delText>，一旦本次内容提交并由服务器反馈完成则不保留如何连接记录。浏览器想保存信息就必须将全部的内容重新发送，而这就是浏览器会使用</w:delText>
        </w:r>
        <w:r w:rsidR="00761DF7" w:rsidDel="00C72F17">
          <w:rPr>
            <w:rFonts w:hint="eastAsia"/>
          </w:rPr>
          <w:delText>Cookies</w:delText>
        </w:r>
        <w:r w:rsidR="00761DF7" w:rsidDel="00C72F17">
          <w:rPr>
            <w:rFonts w:hint="eastAsia"/>
          </w:rPr>
          <w:delText>记录的原因，</w:delText>
        </w:r>
        <w:r w:rsidR="00761DF7" w:rsidDel="00C72F17">
          <w:rPr>
            <w:rFonts w:hint="eastAsia"/>
          </w:rPr>
          <w:delText>Cookies</w:delText>
        </w:r>
        <w:r w:rsidR="00761DF7" w:rsidDel="00C72F17">
          <w:rPr>
            <w:rFonts w:hint="eastAsia"/>
          </w:rPr>
          <w:delText>只是保证了客户端的信息记录，对于服务器来说依旧</w:delText>
        </w:r>
        <w:r w:rsidR="008A3D7D" w:rsidDel="00C72F17">
          <w:rPr>
            <w:rFonts w:hint="eastAsia"/>
          </w:rPr>
          <w:delText>是一次全新的对话。</w:delText>
        </w:r>
      </w:del>
    </w:p>
    <w:p w14:paraId="12876C3A" w14:textId="2C176C74" w:rsidR="00FF465C" w:rsidDel="00C72F17" w:rsidRDefault="00FF465C" w:rsidP="00FF465C">
      <w:pPr>
        <w:pStyle w:val="3"/>
        <w:spacing w:before="156" w:after="156"/>
        <w:rPr>
          <w:del w:id="82" w:author="rv734" w:date="2023-05-03T15:55:00Z"/>
        </w:rPr>
      </w:pPr>
      <w:bookmarkStart w:id="83" w:name="_Toc134008035"/>
      <w:del w:id="84" w:author="rv734" w:date="2023-05-03T15:55:00Z">
        <w:r w:rsidDel="00C72F17">
          <w:rPr>
            <w:rFonts w:hint="eastAsia"/>
          </w:rPr>
          <w:delText>WebSockect协议</w:delText>
        </w:r>
        <w:bookmarkEnd w:id="83"/>
        <w:r w:rsidDel="00C72F17">
          <w:rPr>
            <w:rFonts w:hint="eastAsia"/>
          </w:rPr>
          <w:delText xml:space="preserve"> </w:delText>
        </w:r>
      </w:del>
    </w:p>
    <w:p w14:paraId="5DFCFAB7" w14:textId="29FF243C" w:rsidR="007269B0" w:rsidDel="00C72F17" w:rsidRDefault="007269B0" w:rsidP="0057681D">
      <w:pPr>
        <w:ind w:firstLine="480"/>
        <w:jc w:val="left"/>
        <w:rPr>
          <w:del w:id="85" w:author="rv734" w:date="2023-05-03T15:55:00Z"/>
        </w:rPr>
      </w:pPr>
      <w:del w:id="86" w:author="rv734" w:date="2023-05-03T15:55:00Z">
        <w:r w:rsidDel="00C72F17">
          <w:rPr>
            <w:rFonts w:hint="eastAsia"/>
          </w:rPr>
          <w:delText>WebSockect</w:delText>
        </w:r>
        <w:r w:rsidDel="00C72F17">
          <w:rPr>
            <w:rFonts w:hint="eastAsia"/>
          </w:rPr>
          <w:delText>协议是一种基于</w:delText>
        </w:r>
        <w:r w:rsidDel="00C72F17">
          <w:rPr>
            <w:rFonts w:hint="eastAsia"/>
          </w:rPr>
          <w:delText>TCP</w:delText>
        </w:r>
        <w:r w:rsidDel="00C72F17">
          <w:rPr>
            <w:rFonts w:hint="eastAsia"/>
          </w:rPr>
          <w:delText>的应用层协议，与</w:delText>
        </w:r>
        <w:r w:rsidR="0057681D" w:rsidDel="00C72F17">
          <w:rPr>
            <w:rFonts w:hint="eastAsia"/>
          </w:rPr>
          <w:delText>HTTP</w:delText>
        </w:r>
        <w:r w:rsidDel="00C72F17">
          <w:rPr>
            <w:rFonts w:hint="eastAsia"/>
          </w:rPr>
          <w:delText>协议一样用于服务器与浏览器的通信</w:delText>
        </w:r>
        <w:r w:rsidR="0057681D" w:rsidDel="00C72F17">
          <w:rPr>
            <w:rFonts w:hint="eastAsia"/>
          </w:rPr>
          <w:delText>。</w:delText>
        </w:r>
        <w:r w:rsidDel="00C72F17">
          <w:rPr>
            <w:rFonts w:hint="eastAsia"/>
          </w:rPr>
          <w:delText>WebSockect</w:delText>
        </w:r>
        <w:r w:rsidDel="00C72F17">
          <w:rPr>
            <w:rFonts w:hint="eastAsia"/>
          </w:rPr>
          <w:delText>协议主要解决了</w:delText>
        </w:r>
        <w:r w:rsidR="0057681D" w:rsidDel="00C72F17">
          <w:rPr>
            <w:rFonts w:hint="eastAsia"/>
          </w:rPr>
          <w:delText>HTTP</w:delText>
        </w:r>
        <w:r w:rsidDel="00C72F17">
          <w:rPr>
            <w:rFonts w:hint="eastAsia"/>
          </w:rPr>
          <w:delText>协议推送</w:delText>
        </w:r>
        <w:r w:rsidR="0057681D" w:rsidDel="00C72F17">
          <w:rPr>
            <w:rFonts w:hint="eastAsia"/>
          </w:rPr>
          <w:delText>困难的问题。</w:delText>
        </w:r>
        <w:r w:rsidR="0057681D" w:rsidDel="00C72F17">
          <w:rPr>
            <w:rFonts w:hint="eastAsia"/>
          </w:rPr>
          <w:delText>HTTP</w:delText>
        </w:r>
        <w:r w:rsidR="0057681D" w:rsidDel="00C72F17">
          <w:rPr>
            <w:rFonts w:hint="eastAsia"/>
          </w:rPr>
          <w:delText>协议想要</w:delText>
        </w:r>
        <w:r w:rsidR="0057681D" w:rsidRPr="0057681D" w:rsidDel="00C72F17">
          <w:rPr>
            <w:rFonts w:hint="eastAsia"/>
          </w:rPr>
          <w:delText>实现推送</w:delText>
        </w:r>
        <w:r w:rsidR="0057681D" w:rsidDel="00C72F17">
          <w:rPr>
            <w:rFonts w:hint="eastAsia"/>
          </w:rPr>
          <w:delText>功能</w:delText>
        </w:r>
        <w:r w:rsidR="0057681D" w:rsidRPr="0057681D" w:rsidDel="00C72F17">
          <w:rPr>
            <w:rFonts w:hint="eastAsia"/>
          </w:rPr>
          <w:delText>，所用的技术是</w:delText>
        </w:r>
        <w:r w:rsidR="0057681D" w:rsidDel="00C72F17">
          <w:rPr>
            <w:rFonts w:hint="eastAsia"/>
          </w:rPr>
          <w:delText>短</w:delText>
        </w:r>
        <w:r w:rsidR="0057681D" w:rsidRPr="0057681D" w:rsidDel="00C72F17">
          <w:rPr>
            <w:rFonts w:hint="eastAsia"/>
          </w:rPr>
          <w:delText>轮询。轮询是指由浏览器每隔一段时间向服务器发出</w:delText>
        </w:r>
        <w:r w:rsidR="0057681D" w:rsidRPr="0057681D" w:rsidDel="00C72F17">
          <w:rPr>
            <w:rFonts w:hint="eastAsia"/>
          </w:rPr>
          <w:delText xml:space="preserve"> HTTP </w:delText>
        </w:r>
        <w:r w:rsidR="0057681D" w:rsidRPr="0057681D" w:rsidDel="00C72F17">
          <w:rPr>
            <w:rFonts w:hint="eastAsia"/>
          </w:rPr>
          <w:delText>请求，然后服务器</w:delText>
        </w:r>
        <w:r w:rsidR="0057681D" w:rsidDel="00C72F17">
          <w:rPr>
            <w:rFonts w:hint="eastAsia"/>
          </w:rPr>
          <w:delText>将</w:delText>
        </w:r>
        <w:r w:rsidR="0057681D" w:rsidRPr="0057681D" w:rsidDel="00C72F17">
          <w:rPr>
            <w:rFonts w:hint="eastAsia"/>
          </w:rPr>
          <w:delText>新数据</w:delText>
        </w:r>
        <w:r w:rsidR="0057681D" w:rsidDel="00C72F17">
          <w:rPr>
            <w:rFonts w:hint="eastAsia"/>
          </w:rPr>
          <w:delText>到浏览器</w:delText>
        </w:r>
        <w:r w:rsidR="0057681D" w:rsidRPr="0057681D" w:rsidDel="00C72F17">
          <w:rPr>
            <w:rFonts w:hint="eastAsia"/>
          </w:rPr>
          <w:delText>。</w:delText>
        </w:r>
        <w:r w:rsidR="0057681D" w:rsidDel="00C72F17">
          <w:rPr>
            <w:rFonts w:hint="eastAsia"/>
          </w:rPr>
          <w:delText>之所以由浏览器定时请求服务器的原因就在于</w:delText>
        </w:r>
        <w:r w:rsidR="0057681D" w:rsidDel="00C72F17">
          <w:rPr>
            <w:rFonts w:hint="eastAsia"/>
          </w:rPr>
          <w:delText>HTTP</w:delText>
        </w:r>
        <w:r w:rsidR="0057681D" w:rsidDel="00C72F17">
          <w:rPr>
            <w:rFonts w:hint="eastAsia"/>
          </w:rPr>
          <w:delText>协议是短连接、无状态的，服务器无法主动向浏览器发送内容，只能被动回应。为了解决这个问题</w:delText>
        </w:r>
        <w:r w:rsidR="0057681D" w:rsidDel="00C72F17">
          <w:rPr>
            <w:rFonts w:hint="eastAsia"/>
          </w:rPr>
          <w:delText>WebSockect</w:delText>
        </w:r>
        <w:r w:rsidR="0057681D" w:rsidDel="00C72F17">
          <w:rPr>
            <w:rFonts w:hint="eastAsia"/>
          </w:rPr>
          <w:delText>协议采用了长连接有状态的连接方式，保留浏览器信息，使得服务器可以主动的向浏览器推送消息。</w:delText>
        </w:r>
      </w:del>
    </w:p>
    <w:p w14:paraId="392AA319" w14:textId="0F91CBB4" w:rsidR="0057681D" w:rsidDel="00C72F17" w:rsidRDefault="0057681D" w:rsidP="0057681D">
      <w:pPr>
        <w:pStyle w:val="3"/>
        <w:spacing w:before="156" w:after="156"/>
        <w:rPr>
          <w:del w:id="87" w:author="rv734" w:date="2023-05-03T15:55:00Z"/>
        </w:rPr>
      </w:pPr>
      <w:bookmarkStart w:id="88" w:name="_Toc134008036"/>
      <w:del w:id="89" w:author="rv734" w:date="2023-05-03T15:55:00Z">
        <w:r w:rsidDel="00C72F17">
          <w:rPr>
            <w:rFonts w:hint="eastAsia"/>
          </w:rPr>
          <w:delText>协议选择</w:delText>
        </w:r>
        <w:bookmarkEnd w:id="88"/>
      </w:del>
    </w:p>
    <w:p w14:paraId="1D72F3BA" w14:textId="635F1C9F" w:rsidR="007269B0" w:rsidDel="00C72F17" w:rsidRDefault="0057681D" w:rsidP="00675791">
      <w:pPr>
        <w:ind w:firstLine="480"/>
        <w:rPr>
          <w:del w:id="90" w:author="rv734" w:date="2023-05-03T15:55:00Z"/>
        </w:rPr>
      </w:pPr>
      <w:del w:id="91" w:author="rv734" w:date="2023-05-03T15:55:00Z">
        <w:r w:rsidDel="00C72F17">
          <w:rPr>
            <w:rFonts w:hint="eastAsia"/>
          </w:rPr>
          <w:delText>本项目选择</w:delText>
        </w:r>
        <w:r w:rsidR="007D63B4" w:rsidDel="00C72F17">
          <w:rPr>
            <w:rFonts w:hint="eastAsia"/>
          </w:rPr>
          <w:delText>WebSockect</w:delText>
        </w:r>
        <w:r w:rsidR="007D63B4" w:rsidDel="00C72F17">
          <w:rPr>
            <w:rFonts w:hint="eastAsia"/>
          </w:rPr>
          <w:delText>协议作为主要通信协议的</w:delText>
        </w:r>
        <w:r w:rsidDel="00C72F17">
          <w:rPr>
            <w:rFonts w:hint="eastAsia"/>
          </w:rPr>
          <w:delText>原因很简单，</w:delText>
        </w:r>
        <w:r w:rsidR="007D63B4" w:rsidDel="00C72F17">
          <w:rPr>
            <w:rFonts w:hint="eastAsia"/>
          </w:rPr>
          <w:delText>因为</w:delText>
        </w:r>
        <w:r w:rsidR="007D63B4" w:rsidDel="00C72F17">
          <w:rPr>
            <w:rFonts w:hint="eastAsia"/>
          </w:rPr>
          <w:delText>WebSockect</w:delText>
        </w:r>
        <w:r w:rsidR="007D63B4" w:rsidDel="00C72F17">
          <w:rPr>
            <w:rFonts w:hint="eastAsia"/>
          </w:rPr>
          <w:delText>协议可以由服务器主动向浏览器推向消息，且协议</w:delText>
        </w:r>
        <w:r w:rsidR="008A3690" w:rsidDel="00C72F17">
          <w:rPr>
            <w:rFonts w:hint="eastAsia"/>
          </w:rPr>
          <w:delText>包头只有较小的开销，支持二进制内容的传输，</w:delText>
        </w:r>
        <w:r w:rsidR="00675791" w:rsidDel="00C72F17">
          <w:rPr>
            <w:rFonts w:hint="eastAsia"/>
          </w:rPr>
          <w:delText>为</w:delText>
        </w:r>
        <w:r w:rsidR="008A3690" w:rsidDel="00C72F17">
          <w:rPr>
            <w:rFonts w:hint="eastAsia"/>
          </w:rPr>
          <w:delText>文件传输留下</w:delText>
        </w:r>
        <w:r w:rsidR="00675791" w:rsidDel="00C72F17">
          <w:rPr>
            <w:rFonts w:hint="eastAsia"/>
          </w:rPr>
          <w:delText>方便，内容是</w:delText>
        </w:r>
        <w:r w:rsidR="007D63B4" w:rsidDel="00C72F17">
          <w:rPr>
            <w:rFonts w:hint="eastAsia"/>
          </w:rPr>
          <w:delText>带传输格式，</w:delText>
        </w:r>
        <w:r w:rsidR="00A30140" w:rsidDel="00C72F17">
          <w:rPr>
            <w:rFonts w:hint="eastAsia"/>
          </w:rPr>
          <w:delText>采用</w:delText>
        </w:r>
        <w:r w:rsidR="00A30140" w:rsidDel="00C72F17">
          <w:rPr>
            <w:rFonts w:hint="eastAsia"/>
          </w:rPr>
          <w:delText>WebSockect</w:delText>
        </w:r>
        <w:r w:rsidR="00A30140" w:rsidDel="00C72F17">
          <w:rPr>
            <w:rFonts w:hint="eastAsia"/>
          </w:rPr>
          <w:delText>协议</w:delText>
        </w:r>
        <w:r w:rsidR="007D63B4" w:rsidDel="00C72F17">
          <w:rPr>
            <w:rFonts w:hint="eastAsia"/>
          </w:rPr>
          <w:delText>使得网络部分的开发相对简单。</w:delText>
        </w:r>
      </w:del>
    </w:p>
    <w:p w14:paraId="0A068B53" w14:textId="7F170074" w:rsidR="00C637C7" w:rsidDel="00C72F17" w:rsidRDefault="00A71256" w:rsidP="00C637C7">
      <w:pPr>
        <w:pStyle w:val="2"/>
        <w:spacing w:before="156" w:after="156"/>
        <w:rPr>
          <w:del w:id="92" w:author="rv734" w:date="2023-05-03T15:55:00Z"/>
        </w:rPr>
      </w:pPr>
      <w:bookmarkStart w:id="93" w:name="_Toc134008037"/>
      <w:del w:id="94" w:author="rv734" w:date="2023-05-03T15:55:00Z">
        <w:r w:rsidDel="00C72F17">
          <w:rPr>
            <w:rFonts w:hint="eastAsia"/>
          </w:rPr>
          <w:delText>高并发</w:delText>
        </w:r>
        <w:r w:rsidR="00C637C7" w:rsidDel="00C72F17">
          <w:rPr>
            <w:rFonts w:hint="eastAsia"/>
          </w:rPr>
          <w:delText>技术</w:delText>
        </w:r>
        <w:bookmarkEnd w:id="93"/>
        <w:r w:rsidR="00C637C7" w:rsidDel="00C72F17">
          <w:rPr>
            <w:rFonts w:hint="eastAsia"/>
          </w:rPr>
          <w:delText xml:space="preserve"> </w:delText>
        </w:r>
      </w:del>
    </w:p>
    <w:p w14:paraId="2FCE82B6" w14:textId="385C0436" w:rsidR="00C637C7" w:rsidDel="00C72F17" w:rsidRDefault="00A71256" w:rsidP="000F55B3">
      <w:pPr>
        <w:pStyle w:val="3"/>
        <w:spacing w:before="156" w:after="156"/>
        <w:rPr>
          <w:del w:id="95" w:author="rv734" w:date="2023-05-03T15:55:00Z"/>
        </w:rPr>
      </w:pPr>
      <w:bookmarkStart w:id="96" w:name="_Toc134008038"/>
      <w:del w:id="97" w:author="rv734" w:date="2023-05-03T15:55:00Z">
        <w:r w:rsidDel="00C72F17">
          <w:rPr>
            <w:rFonts w:hint="eastAsia"/>
          </w:rPr>
          <w:delText>高并发服务器开发</w:delText>
        </w:r>
        <w:r w:rsidR="00C637C7" w:rsidDel="00C72F17">
          <w:rPr>
            <w:rFonts w:hint="eastAsia"/>
          </w:rPr>
          <w:delText>简介</w:delText>
        </w:r>
        <w:bookmarkEnd w:id="96"/>
      </w:del>
    </w:p>
    <w:p w14:paraId="4976AEBB" w14:textId="6A6E0DA5" w:rsidR="007213C2" w:rsidDel="00C72F17" w:rsidRDefault="00382DA5" w:rsidP="000F55B3">
      <w:pPr>
        <w:ind w:firstLine="480"/>
        <w:rPr>
          <w:del w:id="98" w:author="rv734" w:date="2023-05-03T15:55:00Z"/>
        </w:rPr>
      </w:pPr>
      <w:del w:id="99" w:author="rv734" w:date="2023-05-03T15:55:00Z">
        <w:r w:rsidDel="00C72F17">
          <w:rPr>
            <w:rFonts w:hint="eastAsia"/>
          </w:rPr>
          <w:delText>高并发指的是服务器在</w:delText>
        </w:r>
        <w:r w:rsidR="007213C2" w:rsidRPr="007213C2" w:rsidDel="00C72F17">
          <w:rPr>
            <w:rFonts w:hint="eastAsia"/>
          </w:rPr>
          <w:delText>短时间内遇到大量操作请求</w:delText>
        </w:r>
        <w:r w:rsidR="007213C2" w:rsidDel="00C72F17">
          <w:rPr>
            <w:rFonts w:hint="eastAsia"/>
          </w:rPr>
          <w:delText>的情况，高并发服务器开发则尽最大可能的处理更多的请求。</w:delText>
        </w:r>
        <w:r w:rsidR="000F55B3" w:rsidDel="00C72F17">
          <w:rPr>
            <w:rFonts w:hint="eastAsia"/>
          </w:rPr>
          <w:delText>在实现通信软件之前，必须考虑到服务器通信的承载量，保证客户端的高并发需要</w:delText>
        </w:r>
        <w:r w:rsidR="00A71256" w:rsidDel="00C72F17">
          <w:rPr>
            <w:rFonts w:hint="eastAsia"/>
          </w:rPr>
          <w:delText>，以及最大可能的发挥出服务器性能</w:delText>
        </w:r>
        <w:r w:rsidR="000F55B3" w:rsidDel="00C72F17">
          <w:rPr>
            <w:rFonts w:hint="eastAsia"/>
          </w:rPr>
          <w:delText>。</w:delText>
        </w:r>
      </w:del>
    </w:p>
    <w:p w14:paraId="65D76F2A" w14:textId="48A5D258" w:rsidR="000F55B3" w:rsidDel="00C72F17" w:rsidRDefault="00A71256" w:rsidP="000F55B3">
      <w:pPr>
        <w:ind w:firstLine="480"/>
        <w:rPr>
          <w:del w:id="100" w:author="rv734" w:date="2023-05-03T15:55:00Z"/>
        </w:rPr>
      </w:pPr>
      <w:del w:id="101" w:author="rv734" w:date="2023-05-03T15:55:00Z">
        <w:r w:rsidDel="00C72F17">
          <w:rPr>
            <w:rFonts w:hint="eastAsia"/>
          </w:rPr>
          <w:delText>服务器</w:delText>
        </w:r>
        <w:r w:rsidR="007213C2" w:rsidDel="00C72F17">
          <w:rPr>
            <w:rFonts w:hint="eastAsia"/>
          </w:rPr>
          <w:delText>早起采用的并发技术为多进程服务器与多线程服务器。多进程服务器指的是服务器一旦建立新连接则开启一个新进程与客户端连接，并完成通信，主进程继续监听。多线程服务器的连接处理类似，只不过由建立新进程改为了建立新线程，但不管是建立进程还是线程，对于服务器的资源消耗都相当高，于是就引出了</w:delText>
        </w:r>
        <w:r w:rsidR="007213C2" w:rsidDel="00C72F17">
          <w:rPr>
            <w:rFonts w:hint="eastAsia"/>
          </w:rPr>
          <w:delText>IO</w:delText>
        </w:r>
        <w:r w:rsidR="007213C2" w:rsidDel="00C72F17">
          <w:rPr>
            <w:rFonts w:hint="eastAsia"/>
          </w:rPr>
          <w:delText>复用技术。</w:delText>
        </w:r>
      </w:del>
    </w:p>
    <w:p w14:paraId="34896D9E" w14:textId="598F8211" w:rsidR="007213C2" w:rsidRPr="000F55B3" w:rsidDel="00C72F17" w:rsidRDefault="007213C2" w:rsidP="000F55B3">
      <w:pPr>
        <w:ind w:firstLine="480"/>
        <w:rPr>
          <w:del w:id="102" w:author="rv734" w:date="2023-05-03T15:55:00Z"/>
        </w:rPr>
      </w:pPr>
      <w:del w:id="103" w:author="rv734" w:date="2023-05-03T15:55:00Z">
        <w:r w:rsidDel="00C72F17">
          <w:rPr>
            <w:rFonts w:hint="eastAsia"/>
          </w:rPr>
          <w:delText>IO</w:delText>
        </w:r>
        <w:r w:rsidDel="00C72F17">
          <w:rPr>
            <w:rFonts w:hint="eastAsia"/>
          </w:rPr>
          <w:delText>复用技术，即用一个线程处理大量的</w:delText>
        </w:r>
        <w:r w:rsidDel="00C72F17">
          <w:rPr>
            <w:rFonts w:hint="eastAsia"/>
          </w:rPr>
          <w:delText>IO</w:delText>
        </w:r>
        <w:r w:rsidDel="00C72F17">
          <w:rPr>
            <w:rFonts w:hint="eastAsia"/>
          </w:rPr>
          <w:delText>操作，可以减少服务器的资源消耗，让服务器可以承载更多的</w:delText>
        </w:r>
        <w:r w:rsidDel="00C72F17">
          <w:rPr>
            <w:rFonts w:hint="eastAsia"/>
          </w:rPr>
          <w:delText>IO</w:delText>
        </w:r>
        <w:r w:rsidDel="00C72F17">
          <w:rPr>
            <w:rFonts w:hint="eastAsia"/>
          </w:rPr>
          <w:delText>连接与</w:delText>
        </w:r>
        <w:r w:rsidR="00A60D52" w:rsidDel="00C72F17">
          <w:rPr>
            <w:rFonts w:hint="eastAsia"/>
          </w:rPr>
          <w:delText>处理请求。主流的</w:delText>
        </w:r>
        <w:r w:rsidR="00A60D52" w:rsidDel="00C72F17">
          <w:rPr>
            <w:rFonts w:hint="eastAsia"/>
          </w:rPr>
          <w:delText>IO</w:delText>
        </w:r>
        <w:r w:rsidR="00A60D52" w:rsidDel="00C72F17">
          <w:rPr>
            <w:rFonts w:hint="eastAsia"/>
          </w:rPr>
          <w:delText>复用技术有三种，分别是</w:delText>
        </w:r>
        <w:r w:rsidR="00A60D52" w:rsidDel="00C72F17">
          <w:delText>s</w:delText>
        </w:r>
        <w:r w:rsidR="00A60D52" w:rsidDel="00C72F17">
          <w:rPr>
            <w:rFonts w:hint="eastAsia"/>
          </w:rPr>
          <w:delText>elect</w:delText>
        </w:r>
        <w:r w:rsidR="00A60D52" w:rsidDel="00C72F17">
          <w:rPr>
            <w:rFonts w:hint="eastAsia"/>
          </w:rPr>
          <w:delText>技术、</w:delText>
        </w:r>
        <w:r w:rsidR="00A60D52" w:rsidDel="00C72F17">
          <w:delText>p</w:delText>
        </w:r>
        <w:r w:rsidR="00A60D52" w:rsidDel="00C72F17">
          <w:rPr>
            <w:rFonts w:hint="eastAsia"/>
          </w:rPr>
          <w:delText>oll</w:delText>
        </w:r>
        <w:r w:rsidR="00A60D52" w:rsidDel="00C72F17">
          <w:rPr>
            <w:rFonts w:hint="eastAsia"/>
          </w:rPr>
          <w:delText>技术和</w:delText>
        </w:r>
        <w:r w:rsidR="00A60D52" w:rsidDel="00C72F17">
          <w:rPr>
            <w:rFonts w:hint="eastAsia"/>
          </w:rPr>
          <w:delText>e</w:delText>
        </w:r>
        <w:r w:rsidR="00A60D52" w:rsidDel="00C72F17">
          <w:delText>poll</w:delText>
        </w:r>
        <w:r w:rsidR="00A60D52" w:rsidDel="00C72F17">
          <w:rPr>
            <w:rFonts w:hint="eastAsia"/>
          </w:rPr>
          <w:delText>技术，接下来将分别介绍这三种技术。</w:delText>
        </w:r>
      </w:del>
    </w:p>
    <w:p w14:paraId="4DAA8BA5" w14:textId="3C0CB448" w:rsidR="00C637C7" w:rsidDel="00C72F17" w:rsidRDefault="00C637C7" w:rsidP="00C637C7">
      <w:pPr>
        <w:pStyle w:val="3"/>
        <w:spacing w:before="156" w:after="156"/>
        <w:rPr>
          <w:del w:id="104" w:author="rv734" w:date="2023-05-03T15:55:00Z"/>
        </w:rPr>
      </w:pPr>
      <w:bookmarkStart w:id="105" w:name="_Toc134008039"/>
      <w:del w:id="106" w:author="rv734" w:date="2023-05-03T15:55:00Z">
        <w:r w:rsidDel="00C72F17">
          <w:delText>s</w:delText>
        </w:r>
        <w:r w:rsidDel="00C72F17">
          <w:rPr>
            <w:rFonts w:hint="eastAsia"/>
          </w:rPr>
          <w:delText>elect技术</w:delText>
        </w:r>
        <w:bookmarkEnd w:id="105"/>
        <w:r w:rsidR="0045740B" w:rsidDel="00C72F17">
          <w:rPr>
            <w:rFonts w:hint="eastAsia"/>
          </w:rPr>
          <w:delText xml:space="preserve"> </w:delText>
        </w:r>
      </w:del>
    </w:p>
    <w:p w14:paraId="30D1E5D0" w14:textId="01D91105" w:rsidR="0045740B" w:rsidDel="00C72F17" w:rsidRDefault="0045740B" w:rsidP="0045740B">
      <w:pPr>
        <w:ind w:firstLine="480"/>
        <w:rPr>
          <w:del w:id="107" w:author="rv734" w:date="2023-05-03T15:55:00Z"/>
        </w:rPr>
      </w:pPr>
      <w:del w:id="108" w:author="rv734" w:date="2023-05-03T15:55:00Z">
        <w:r w:rsidDel="00C72F17">
          <w:delText>s</w:delText>
        </w:r>
        <w:r w:rsidDel="00C72F17">
          <w:rPr>
            <w:rFonts w:hint="eastAsia"/>
          </w:rPr>
          <w:delText>elect</w:delText>
        </w:r>
        <w:r w:rsidDel="00C72F17">
          <w:rPr>
            <w:rFonts w:hint="eastAsia"/>
          </w:rPr>
          <w:delText>技术是将已经连接的</w:delText>
        </w:r>
        <w:r w:rsidR="004447FA" w:rsidDel="00C72F17">
          <w:rPr>
            <w:rFonts w:hint="eastAsia"/>
          </w:rPr>
          <w:delText>套接字</w:delText>
        </w:r>
        <w:r w:rsidDel="00C72F17">
          <w:rPr>
            <w:rFonts w:hint="eastAsia"/>
          </w:rPr>
          <w:delText>放入</w:delText>
        </w:r>
        <w:r w:rsidDel="00C72F17">
          <w:delText>s</w:delText>
        </w:r>
        <w:r w:rsidDel="00C72F17">
          <w:rPr>
            <w:rFonts w:hint="eastAsia"/>
          </w:rPr>
          <w:delText>elect</w:delText>
        </w:r>
        <w:r w:rsidDel="00C72F17">
          <w:rPr>
            <w:rFonts w:hint="eastAsia"/>
          </w:rPr>
          <w:delText>连接集合进行管理，</w:delText>
        </w:r>
        <w:r w:rsidDel="00C72F17">
          <w:delText xml:space="preserve"> </w:delText>
        </w:r>
        <w:r w:rsidDel="00C72F17">
          <w:rPr>
            <w:rFonts w:hint="eastAsia"/>
          </w:rPr>
          <w:delText>s</w:delText>
        </w:r>
        <w:r w:rsidRPr="0045740B" w:rsidDel="00C72F17">
          <w:rPr>
            <w:rFonts w:hint="eastAsia"/>
          </w:rPr>
          <w:delText>elect</w:delText>
        </w:r>
        <w:r w:rsidDel="00C72F17">
          <w:rPr>
            <w:rFonts w:hint="eastAsia"/>
          </w:rPr>
          <w:delText>将</w:delText>
        </w:r>
        <w:r w:rsidRPr="0045740B" w:rsidDel="00C72F17">
          <w:rPr>
            <w:rFonts w:hint="eastAsia"/>
          </w:rPr>
          <w:delText>轮询</w:delText>
        </w:r>
        <w:r w:rsidDel="00C72F17">
          <w:rPr>
            <w:rFonts w:hint="eastAsia"/>
          </w:rPr>
          <w:delText>整个连接集合</w:delText>
        </w:r>
        <w:r w:rsidRPr="0045740B" w:rsidDel="00C72F17">
          <w:rPr>
            <w:rFonts w:hint="eastAsia"/>
          </w:rPr>
          <w:delText>，即</w:delText>
        </w:r>
        <w:r w:rsidDel="00C72F17">
          <w:rPr>
            <w:rFonts w:hint="eastAsia"/>
          </w:rPr>
          <w:delText>连接集合中的</w:delText>
        </w:r>
        <w:r w:rsidR="004447FA" w:rsidDel="00C72F17">
          <w:rPr>
            <w:rFonts w:hint="eastAsia"/>
          </w:rPr>
          <w:delText>套接字</w:delText>
        </w:r>
        <w:r w:rsidRPr="0045740B" w:rsidDel="00C72F17">
          <w:rPr>
            <w:rFonts w:hint="eastAsia"/>
          </w:rPr>
          <w:delText>主动</w:delText>
        </w:r>
        <w:r w:rsidDel="00C72F17">
          <w:rPr>
            <w:rFonts w:hint="eastAsia"/>
          </w:rPr>
          <w:delText>进行</w:delText>
        </w:r>
        <w:r w:rsidRPr="0045740B" w:rsidDel="00C72F17">
          <w:rPr>
            <w:rFonts w:hint="eastAsia"/>
          </w:rPr>
          <w:delText>轮询监测</w:delText>
        </w:r>
        <w:r w:rsidDel="00C72F17">
          <w:rPr>
            <w:rFonts w:hint="eastAsia"/>
          </w:rPr>
          <w:delText>，一旦发现连接的</w:delText>
        </w:r>
        <w:r w:rsidRPr="0045740B" w:rsidDel="00C72F17">
          <w:rPr>
            <w:rFonts w:hint="eastAsia"/>
          </w:rPr>
          <w:delText>套接字可写或可读</w:delText>
        </w:r>
        <w:r w:rsidDel="00C72F17">
          <w:rPr>
            <w:rFonts w:hint="eastAsia"/>
          </w:rPr>
          <w:delText>则对套接字进行标记，</w:delText>
        </w:r>
        <w:r w:rsidR="0067526C" w:rsidDel="00C72F17">
          <w:rPr>
            <w:rFonts w:hint="eastAsia"/>
          </w:rPr>
          <w:delText>提示</w:delText>
        </w:r>
        <w:r w:rsidDel="00C72F17">
          <w:rPr>
            <w:rFonts w:hint="eastAsia"/>
          </w:rPr>
          <w:delText>开发者套接字</w:delText>
        </w:r>
        <w:r w:rsidR="0067526C" w:rsidDel="00C72F17">
          <w:rPr>
            <w:rFonts w:hint="eastAsia"/>
          </w:rPr>
          <w:delText>可操作</w:delText>
        </w:r>
        <w:r w:rsidDel="00C72F17">
          <w:rPr>
            <w:rFonts w:hint="eastAsia"/>
          </w:rPr>
          <w:delText>。</w:delText>
        </w:r>
      </w:del>
    </w:p>
    <w:p w14:paraId="1447F407" w14:textId="0F512E7E" w:rsidR="003A5D69" w:rsidDel="00C72F17" w:rsidRDefault="003A5D69" w:rsidP="003A5D69">
      <w:pPr>
        <w:ind w:firstLine="480"/>
        <w:rPr>
          <w:del w:id="109" w:author="rv734" w:date="2023-05-03T15:55:00Z"/>
        </w:rPr>
      </w:pPr>
      <w:del w:id="110" w:author="rv734" w:date="2023-05-03T15:55:00Z">
        <w:r w:rsidDel="00C72F17">
          <w:delText>s</w:delText>
        </w:r>
        <w:r w:rsidDel="00C72F17">
          <w:rPr>
            <w:rFonts w:hint="eastAsia"/>
          </w:rPr>
          <w:delText>elect</w:delText>
        </w:r>
        <w:r w:rsidDel="00C72F17">
          <w:rPr>
            <w:rFonts w:hint="eastAsia"/>
          </w:rPr>
          <w:delText>技术存在一个缺点，即连接数不能超过</w:delText>
        </w:r>
        <w:r w:rsidDel="00C72F17">
          <w:rPr>
            <w:rFonts w:hint="eastAsia"/>
          </w:rPr>
          <w:delText>1</w:delText>
        </w:r>
        <w:r w:rsidDel="00C72F17">
          <w:delText>024</w:delText>
        </w:r>
        <w:r w:rsidDel="00C72F17">
          <w:rPr>
            <w:rFonts w:hint="eastAsia"/>
          </w:rPr>
          <w:delText>，也就是说最大只能接收</w:delText>
        </w:r>
        <w:r w:rsidDel="00C72F17">
          <w:rPr>
            <w:rFonts w:hint="eastAsia"/>
          </w:rPr>
          <w:delText>1</w:delText>
        </w:r>
        <w:r w:rsidDel="00C72F17">
          <w:delText>024</w:delText>
        </w:r>
        <w:r w:rsidDel="00C72F17">
          <w:rPr>
            <w:rFonts w:hint="eastAsia"/>
          </w:rPr>
          <w:delText>个套接字，其原因是因为连接数量增大会影响性能。</w:delText>
        </w:r>
      </w:del>
    </w:p>
    <w:p w14:paraId="1371F81E" w14:textId="6185B57A" w:rsidR="00C637C7" w:rsidDel="00C72F17" w:rsidRDefault="00C637C7" w:rsidP="00C637C7">
      <w:pPr>
        <w:pStyle w:val="3"/>
        <w:spacing w:before="156" w:after="156"/>
        <w:rPr>
          <w:del w:id="111" w:author="rv734" w:date="2023-05-03T15:55:00Z"/>
        </w:rPr>
      </w:pPr>
      <w:bookmarkStart w:id="112" w:name="_Toc134008040"/>
      <w:del w:id="113" w:author="rv734" w:date="2023-05-03T15:55:00Z">
        <w:r w:rsidDel="00C72F17">
          <w:delText>p</w:delText>
        </w:r>
        <w:r w:rsidDel="00C72F17">
          <w:rPr>
            <w:rFonts w:hint="eastAsia"/>
          </w:rPr>
          <w:delText>oll技术</w:delText>
        </w:r>
        <w:bookmarkEnd w:id="112"/>
        <w:r w:rsidR="003A5D69" w:rsidDel="00C72F17">
          <w:rPr>
            <w:rFonts w:hint="eastAsia"/>
          </w:rPr>
          <w:delText xml:space="preserve"> </w:delText>
        </w:r>
      </w:del>
    </w:p>
    <w:p w14:paraId="30DAB2BE" w14:textId="0EC107F8" w:rsidR="008B78BB" w:rsidDel="00C72F17" w:rsidRDefault="003A5D69" w:rsidP="003A5D69">
      <w:pPr>
        <w:ind w:firstLine="480"/>
        <w:rPr>
          <w:del w:id="114" w:author="rv734" w:date="2023-05-03T15:55:00Z"/>
        </w:rPr>
      </w:pPr>
      <w:del w:id="115" w:author="rv734" w:date="2023-05-03T15:55:00Z">
        <w:r w:rsidDel="00C72F17">
          <w:delText>p</w:delText>
        </w:r>
        <w:r w:rsidDel="00C72F17">
          <w:rPr>
            <w:rFonts w:hint="eastAsia"/>
          </w:rPr>
          <w:delText>oll</w:delText>
        </w:r>
        <w:r w:rsidDel="00C72F17">
          <w:rPr>
            <w:rFonts w:hint="eastAsia"/>
          </w:rPr>
          <w:delText>技术与</w:delText>
        </w:r>
        <w:r w:rsidDel="00C72F17">
          <w:delText>s</w:delText>
        </w:r>
        <w:r w:rsidDel="00C72F17">
          <w:rPr>
            <w:rFonts w:hint="eastAsia"/>
          </w:rPr>
          <w:delText>elect</w:delText>
        </w:r>
        <w:r w:rsidDel="00C72F17">
          <w:rPr>
            <w:rFonts w:hint="eastAsia"/>
          </w:rPr>
          <w:delText>技术十分类型，是对</w:delText>
        </w:r>
        <w:r w:rsidDel="00C72F17">
          <w:delText>s</w:delText>
        </w:r>
        <w:r w:rsidDel="00C72F17">
          <w:rPr>
            <w:rFonts w:hint="eastAsia"/>
          </w:rPr>
          <w:delText>elect</w:delText>
        </w:r>
        <w:r w:rsidDel="00C72F17">
          <w:rPr>
            <w:rFonts w:hint="eastAsia"/>
          </w:rPr>
          <w:delText>技术的优化，提供</w:delText>
        </w:r>
        <w:r w:rsidR="008B78BB" w:rsidDel="00C72F17">
          <w:rPr>
            <w:rFonts w:hint="eastAsia"/>
          </w:rPr>
          <w:delText>了无限制的</w:delText>
        </w:r>
        <w:r w:rsidDel="00C72F17">
          <w:rPr>
            <w:rFonts w:hint="eastAsia"/>
          </w:rPr>
          <w:delText>套接字连接</w:delText>
        </w:r>
        <w:r w:rsidR="008B78BB" w:rsidDel="00C72F17">
          <w:rPr>
            <w:rFonts w:hint="eastAsia"/>
          </w:rPr>
          <w:delText>数量</w:delText>
        </w:r>
        <w:r w:rsidDel="00C72F17">
          <w:rPr>
            <w:rFonts w:hint="eastAsia"/>
          </w:rPr>
          <w:delText>，</w:delText>
        </w:r>
        <w:r w:rsidR="008B78BB" w:rsidDel="00C72F17">
          <w:rPr>
            <w:rFonts w:hint="eastAsia"/>
          </w:rPr>
          <w:delText>但</w:delText>
        </w:r>
        <w:r w:rsidDel="00C72F17">
          <w:rPr>
            <w:rFonts w:hint="eastAsia"/>
          </w:rPr>
          <w:delText>连接数</w:delText>
        </w:r>
        <w:r w:rsidR="008F3B0F" w:rsidDel="00C72F17">
          <w:rPr>
            <w:rFonts w:hint="eastAsia"/>
          </w:rPr>
          <w:delText>的增加依旧会</w:delText>
        </w:r>
        <w:r w:rsidDel="00C72F17">
          <w:rPr>
            <w:rFonts w:hint="eastAsia"/>
          </w:rPr>
          <w:delText>影响</w:delText>
        </w:r>
        <w:r w:rsidR="008F3B0F" w:rsidDel="00C72F17">
          <w:rPr>
            <w:rFonts w:hint="eastAsia"/>
          </w:rPr>
          <w:delText>性能</w:delText>
        </w:r>
        <w:r w:rsidDel="00C72F17">
          <w:rPr>
            <w:rFonts w:hint="eastAsia"/>
          </w:rPr>
          <w:delText>，原因是</w:delText>
        </w:r>
        <w:r w:rsidDel="00C72F17">
          <w:rPr>
            <w:rFonts w:hint="eastAsia"/>
          </w:rPr>
          <w:delText>poll</w:delText>
        </w:r>
        <w:r w:rsidDel="00C72F17">
          <w:rPr>
            <w:rFonts w:hint="eastAsia"/>
          </w:rPr>
          <w:delText>技术与</w:delText>
        </w:r>
        <w:r w:rsidDel="00C72F17">
          <w:delText>s</w:delText>
        </w:r>
        <w:r w:rsidDel="00C72F17">
          <w:rPr>
            <w:rFonts w:hint="eastAsia"/>
          </w:rPr>
          <w:delText>elect</w:delText>
        </w:r>
        <w:r w:rsidDel="00C72F17">
          <w:rPr>
            <w:rFonts w:hint="eastAsia"/>
          </w:rPr>
          <w:delText>技术一样，</w:delText>
        </w:r>
        <w:r w:rsidR="008F3B0F" w:rsidDel="00C72F17">
          <w:rPr>
            <w:rFonts w:hint="eastAsia"/>
          </w:rPr>
          <w:delText>采用</w:delText>
        </w:r>
        <w:r w:rsidR="008F3B0F" w:rsidRPr="008F3B0F" w:rsidDel="00C72F17">
          <w:rPr>
            <w:rFonts w:hint="eastAsia"/>
          </w:rPr>
          <w:delText>无差别轮询</w:delText>
        </w:r>
        <w:r w:rsidR="008F3B0F" w:rsidDel="00C72F17">
          <w:rPr>
            <w:rFonts w:hint="eastAsia"/>
          </w:rPr>
          <w:delText>，即只有轮询到套接字才知道该套接字是否可读或者可写。</w:delText>
        </w:r>
      </w:del>
    </w:p>
    <w:p w14:paraId="53093ECD" w14:textId="191F4D03" w:rsidR="003A5D69" w:rsidRPr="003A5D69" w:rsidDel="00C72F17" w:rsidRDefault="008F3B0F" w:rsidP="003A5D69">
      <w:pPr>
        <w:ind w:firstLine="480"/>
        <w:rPr>
          <w:del w:id="116" w:author="rv734" w:date="2023-05-03T15:55:00Z"/>
        </w:rPr>
      </w:pPr>
      <w:del w:id="117" w:author="rv734" w:date="2023-05-03T15:55:00Z">
        <w:r w:rsidDel="00C72F17">
          <w:rPr>
            <w:rFonts w:hint="eastAsia"/>
          </w:rPr>
          <w:delText>采用</w:delText>
        </w:r>
        <w:r w:rsidRPr="008F3B0F" w:rsidDel="00C72F17">
          <w:rPr>
            <w:rFonts w:hint="eastAsia"/>
          </w:rPr>
          <w:delText>无差别轮询</w:delText>
        </w:r>
        <w:r w:rsidDel="00C72F17">
          <w:rPr>
            <w:rFonts w:hint="eastAsia"/>
          </w:rPr>
          <w:delText>原因是</w:delText>
        </w:r>
        <w:r w:rsidR="008B78BB" w:rsidDel="00C72F17">
          <w:rPr>
            <w:rFonts w:hint="eastAsia"/>
          </w:rPr>
          <w:delText>因为</w:delText>
        </w:r>
        <w:r w:rsidDel="00C72F17">
          <w:rPr>
            <w:rFonts w:hint="eastAsia"/>
          </w:rPr>
          <w:delText>知道某一个套接字可读或者可写，但不知道具体是哪一个套接字。</w:delText>
        </w:r>
        <w:r w:rsidR="00DA643A" w:rsidDel="00C72F17">
          <w:rPr>
            <w:rFonts w:hint="eastAsia"/>
          </w:rPr>
          <w:delText>两者都在</w:delText>
        </w:r>
        <w:r w:rsidDel="00C72F17">
          <w:rPr>
            <w:rFonts w:hint="eastAsia"/>
          </w:rPr>
          <w:delText>不活跃的套接字上消耗了太多的时间，从而导致连接数影响了性能。不活跃指的是套接字不可读，活跃指套接字</w:delText>
        </w:r>
        <w:r w:rsidR="00DA643A" w:rsidDel="00C72F17">
          <w:rPr>
            <w:rFonts w:hint="eastAsia"/>
          </w:rPr>
          <w:delText>可读</w:delText>
        </w:r>
        <w:r w:rsidDel="00C72F17">
          <w:rPr>
            <w:rFonts w:hint="eastAsia"/>
          </w:rPr>
          <w:delText>，且数据已经送往内核缓冲区。</w:delText>
        </w:r>
      </w:del>
    </w:p>
    <w:p w14:paraId="02B9CC01" w14:textId="1DD94333" w:rsidR="00C637C7" w:rsidDel="00C72F17" w:rsidRDefault="00C637C7" w:rsidP="00C637C7">
      <w:pPr>
        <w:pStyle w:val="3"/>
        <w:spacing w:before="156" w:after="156"/>
        <w:rPr>
          <w:del w:id="118" w:author="rv734" w:date="2023-05-03T15:55:00Z"/>
        </w:rPr>
      </w:pPr>
      <w:bookmarkStart w:id="119" w:name="_Toc134008041"/>
      <w:del w:id="120" w:author="rv734" w:date="2023-05-03T15:55:00Z">
        <w:r w:rsidDel="00C72F17">
          <w:rPr>
            <w:rFonts w:hint="eastAsia"/>
          </w:rPr>
          <w:delText>e</w:delText>
        </w:r>
        <w:r w:rsidDel="00C72F17">
          <w:delText>poll</w:delText>
        </w:r>
        <w:r w:rsidDel="00C72F17">
          <w:rPr>
            <w:rFonts w:hint="eastAsia"/>
          </w:rPr>
          <w:delText>技术</w:delText>
        </w:r>
        <w:bookmarkEnd w:id="119"/>
        <w:r w:rsidR="008B78BB" w:rsidDel="00C72F17">
          <w:rPr>
            <w:rFonts w:hint="eastAsia"/>
          </w:rPr>
          <w:delText xml:space="preserve"> </w:delText>
        </w:r>
      </w:del>
    </w:p>
    <w:p w14:paraId="13557630" w14:textId="53EE7A66" w:rsidR="00C637C7" w:rsidDel="00C72F17" w:rsidRDefault="008B78BB" w:rsidP="008B78BB">
      <w:pPr>
        <w:ind w:firstLine="480"/>
        <w:rPr>
          <w:del w:id="121" w:author="rv734" w:date="2023-05-03T15:55:00Z"/>
        </w:rPr>
      </w:pPr>
      <w:del w:id="122" w:author="rv734" w:date="2023-05-03T15:55:00Z">
        <w:r w:rsidDel="00C72F17">
          <w:rPr>
            <w:rFonts w:hint="eastAsia"/>
          </w:rPr>
          <w:delText>e</w:delText>
        </w:r>
        <w:r w:rsidDel="00C72F17">
          <w:delText>poll</w:delText>
        </w:r>
        <w:r w:rsidDel="00C72F17">
          <w:rPr>
            <w:rFonts w:hint="eastAsia"/>
          </w:rPr>
          <w:delText>技术是与</w:delText>
        </w:r>
        <w:r w:rsidDel="00C72F17">
          <w:delText>s</w:delText>
        </w:r>
        <w:r w:rsidDel="00C72F17">
          <w:rPr>
            <w:rFonts w:hint="eastAsia"/>
          </w:rPr>
          <w:delText>elect</w:delText>
        </w:r>
        <w:r w:rsidDel="00C72F17">
          <w:rPr>
            <w:rFonts w:hint="eastAsia"/>
          </w:rPr>
          <w:delText>技术、</w:delText>
        </w:r>
        <w:r w:rsidDel="00C72F17">
          <w:delText>p</w:delText>
        </w:r>
        <w:r w:rsidDel="00C72F17">
          <w:rPr>
            <w:rFonts w:hint="eastAsia"/>
          </w:rPr>
          <w:delText>oll</w:delText>
        </w:r>
        <w:r w:rsidDel="00C72F17">
          <w:rPr>
            <w:rFonts w:hint="eastAsia"/>
          </w:rPr>
          <w:delText>技术相同的是，依靠连接集合管理大量已经连接的套接字，并进行监控。不同的是，通知方式不再是轮询而是改为事件驱动，只有活跃的套接字才会加入事件循环，使得</w:delText>
        </w:r>
        <w:r w:rsidDel="00C72F17">
          <w:rPr>
            <w:rFonts w:hint="eastAsia"/>
          </w:rPr>
          <w:delText>epoll</w:delText>
        </w:r>
        <w:r w:rsidDel="00C72F17">
          <w:rPr>
            <w:rFonts w:hint="eastAsia"/>
          </w:rPr>
          <w:delText>的事件循环中的每一个轮询都有事件可以处理，其中包括可读、可写、连接、关闭等事件。</w:delText>
        </w:r>
        <w:r w:rsidDel="00C72F17">
          <w:rPr>
            <w:rFonts w:hint="eastAsia"/>
          </w:rPr>
          <w:delText>e</w:delText>
        </w:r>
        <w:r w:rsidDel="00C72F17">
          <w:delText>poll</w:delText>
        </w:r>
        <w:r w:rsidDel="00C72F17">
          <w:rPr>
            <w:rFonts w:hint="eastAsia"/>
          </w:rPr>
          <w:delText>技术不会被不活跃的套接字影响性能，</w:delText>
        </w:r>
        <w:r w:rsidR="00060DC9" w:rsidDel="00C72F17">
          <w:rPr>
            <w:rFonts w:hint="eastAsia"/>
          </w:rPr>
          <w:delText>使得无限制连接成为可能，让服务器轻易可处理高达百万的连接请求。</w:delText>
        </w:r>
      </w:del>
    </w:p>
    <w:p w14:paraId="715079E2" w14:textId="1EDCFA31" w:rsidR="00F20C26" w:rsidDel="00C72F17" w:rsidRDefault="00F20C26" w:rsidP="00746436">
      <w:pPr>
        <w:pStyle w:val="af"/>
        <w:rPr>
          <w:del w:id="123" w:author="rv734" w:date="2023-05-03T15:55:00Z"/>
        </w:rPr>
      </w:pPr>
      <w:del w:id="124" w:author="rv734" w:date="2023-05-03T15:55:00Z">
        <w:r w:rsidDel="00C72F17">
          <w:rPr>
            <w:rFonts w:hint="eastAsia"/>
          </w:rPr>
          <w:delText>技术选择</w:delText>
        </w:r>
      </w:del>
    </w:p>
    <w:p w14:paraId="70B4B5DF" w14:textId="0BAD9F75" w:rsidR="00F20C26" w:rsidDel="00C72F17" w:rsidRDefault="00F20C26" w:rsidP="00F20C26">
      <w:pPr>
        <w:ind w:firstLine="480"/>
        <w:rPr>
          <w:del w:id="125" w:author="rv734" w:date="2023-05-03T15:55:00Z"/>
        </w:rPr>
      </w:pPr>
      <w:del w:id="126" w:author="rv734" w:date="2023-05-03T15:55:00Z">
        <w:r w:rsidDel="00C72F17">
          <w:rPr>
            <w:rFonts w:hint="eastAsia"/>
          </w:rPr>
          <w:delText>介绍了</w:delText>
        </w:r>
        <w:r w:rsidDel="00C72F17">
          <w:rPr>
            <w:rFonts w:hint="eastAsia"/>
          </w:rPr>
          <w:delText>I</w:delText>
        </w:r>
        <w:r w:rsidRPr="00746436" w:rsidDel="00C72F17">
          <w:rPr>
            <w:rFonts w:hint="eastAsia"/>
          </w:rPr>
          <w:delText>O</w:delText>
        </w:r>
        <w:r w:rsidRPr="00746436" w:rsidDel="00C72F17">
          <w:rPr>
            <w:rFonts w:hint="eastAsia"/>
          </w:rPr>
          <w:delText>复用技术</w:delText>
        </w:r>
        <w:r w:rsidRPr="00746436" w:rsidDel="00C72F17">
          <w:delText>s</w:delText>
        </w:r>
        <w:r w:rsidRPr="00746436" w:rsidDel="00C72F17">
          <w:rPr>
            <w:rFonts w:hint="eastAsia"/>
          </w:rPr>
          <w:delText>elect</w:delText>
        </w:r>
        <w:r w:rsidRPr="00746436" w:rsidDel="00C72F17">
          <w:rPr>
            <w:rFonts w:hint="eastAsia"/>
          </w:rPr>
          <w:delText>、</w:delText>
        </w:r>
        <w:r w:rsidRPr="00746436" w:rsidDel="00C72F17">
          <w:delText>p</w:delText>
        </w:r>
        <w:r w:rsidRPr="00746436" w:rsidDel="00C72F17">
          <w:rPr>
            <w:rFonts w:hint="eastAsia"/>
          </w:rPr>
          <w:delText>oll</w:delText>
        </w:r>
        <w:r w:rsidRPr="00746436" w:rsidDel="00C72F17">
          <w:rPr>
            <w:rFonts w:hint="eastAsia"/>
          </w:rPr>
          <w:delText>和</w:delText>
        </w:r>
        <w:r w:rsidRPr="00746436" w:rsidDel="00C72F17">
          <w:rPr>
            <w:rFonts w:hint="eastAsia"/>
          </w:rPr>
          <w:delText>e</w:delText>
        </w:r>
        <w:r w:rsidRPr="00746436" w:rsidDel="00C72F17">
          <w:delText>poll</w:delText>
        </w:r>
        <w:r w:rsidRPr="00746436" w:rsidDel="00C72F17">
          <w:rPr>
            <w:rFonts w:hint="eastAsia"/>
          </w:rPr>
          <w:delText>的特点之后，本次项目选择了</w:delText>
        </w:r>
        <w:r w:rsidRPr="00746436" w:rsidDel="00C72F17">
          <w:rPr>
            <w:rFonts w:hint="eastAsia"/>
          </w:rPr>
          <w:delText>epoll</w:delText>
        </w:r>
        <w:r w:rsidRPr="00746436" w:rsidDel="00C72F17">
          <w:rPr>
            <w:rFonts w:hint="eastAsia"/>
          </w:rPr>
          <w:delText>技术作为服务器的高并发解决方案，因为其独特的机制可以提供更高的连接数量，以及减少服务器的性能开销。尽管在小型项目中，三者都可以轻易完成对服务器部署的需求，但选择</w:delText>
        </w:r>
        <w:r w:rsidRPr="00746436" w:rsidDel="00C72F17">
          <w:rPr>
            <w:rFonts w:hint="eastAsia"/>
          </w:rPr>
          <w:delText>epoll</w:delText>
        </w:r>
        <w:r w:rsidRPr="00746436" w:rsidDel="00C72F17">
          <w:rPr>
            <w:rFonts w:hint="eastAsia"/>
          </w:rPr>
          <w:delText>技术则表现</w:delText>
        </w:r>
        <w:r w:rsidDel="00C72F17">
          <w:rPr>
            <w:rFonts w:hint="eastAsia"/>
          </w:rPr>
          <w:delText>出了对于未来前瞻性以及期盼。</w:delText>
        </w:r>
      </w:del>
    </w:p>
    <w:p w14:paraId="2E9BE4D5" w14:textId="652765F7" w:rsidR="00F20C26" w:rsidDel="00C72F17" w:rsidRDefault="00F20C26" w:rsidP="00300C2C">
      <w:pPr>
        <w:pStyle w:val="2"/>
        <w:spacing w:before="156" w:after="156"/>
        <w:rPr>
          <w:del w:id="127" w:author="rv734" w:date="2023-05-03T15:55:00Z"/>
        </w:rPr>
      </w:pPr>
      <w:bookmarkStart w:id="128" w:name="_Toc134008042"/>
      <w:del w:id="129" w:author="rv734" w:date="2023-05-03T15:55:00Z">
        <w:r w:rsidDel="00C72F17">
          <w:rPr>
            <w:rFonts w:hint="eastAsia"/>
          </w:rPr>
          <w:delText>数据库</w:delText>
        </w:r>
        <w:bookmarkEnd w:id="128"/>
      </w:del>
    </w:p>
    <w:p w14:paraId="2BD1BDB0" w14:textId="3B5DD14D" w:rsidR="00300C2C" w:rsidDel="00C72F17" w:rsidRDefault="00300C2C" w:rsidP="00CC6A75">
      <w:pPr>
        <w:pStyle w:val="3"/>
        <w:spacing w:before="156" w:after="156"/>
        <w:rPr>
          <w:del w:id="130" w:author="rv734" w:date="2023-05-03T15:55:00Z"/>
        </w:rPr>
      </w:pPr>
      <w:bookmarkStart w:id="131" w:name="_Toc134008043"/>
      <w:del w:id="132" w:author="rv734" w:date="2023-05-03T15:55:00Z">
        <w:r w:rsidDel="00C72F17">
          <w:rPr>
            <w:rFonts w:hint="eastAsia"/>
          </w:rPr>
          <w:delText>数据库简介</w:delText>
        </w:r>
        <w:bookmarkEnd w:id="131"/>
      </w:del>
    </w:p>
    <w:p w14:paraId="20C8EFC1" w14:textId="4879AAFE" w:rsidR="00760AD3" w:rsidRPr="00300C2C" w:rsidDel="00C72F17" w:rsidRDefault="00300C2C" w:rsidP="00300C2C">
      <w:pPr>
        <w:ind w:firstLine="480"/>
        <w:rPr>
          <w:del w:id="133" w:author="rv734" w:date="2023-05-03T15:55:00Z"/>
        </w:rPr>
      </w:pPr>
      <w:del w:id="134" w:author="rv734" w:date="2023-05-03T15:55:00Z">
        <w:r w:rsidDel="00C72F17">
          <w:rPr>
            <w:rFonts w:hint="eastAsia"/>
          </w:rPr>
          <w:delText>数据库是指</w:delText>
        </w:r>
        <w:r w:rsidRPr="00300C2C" w:rsidDel="00C72F17">
          <w:rPr>
            <w:rFonts w:hint="eastAsia"/>
          </w:rPr>
          <w:delText>以一定方式储存在一起、能与多个用户共享、具有尽可能小的冗余度、与应用程序彼此独立的数据集合</w:delText>
        </w:r>
        <w:r w:rsidDel="00C72F17">
          <w:rPr>
            <w:rFonts w:hint="eastAsia"/>
          </w:rPr>
          <w:delText>。数据库的主要用于存储大量的数据信息，且与应用程序实现分离，并能快速查询数据和操作数据。</w:delText>
        </w:r>
      </w:del>
    </w:p>
    <w:p w14:paraId="6606A928" w14:textId="190E8FD1" w:rsidR="00310DDB" w:rsidDel="00C72F17" w:rsidRDefault="003B5587" w:rsidP="00CC6A75">
      <w:pPr>
        <w:ind w:firstLine="480"/>
        <w:rPr>
          <w:del w:id="135" w:author="rv734" w:date="2023-05-03T15:55:00Z"/>
        </w:rPr>
      </w:pPr>
      <w:del w:id="136" w:author="rv734" w:date="2023-05-03T15:55:00Z">
        <w:r w:rsidDel="00C72F17">
          <w:rPr>
            <w:rFonts w:hint="eastAsia"/>
          </w:rPr>
          <w:delText>主流的数据库有关系型数据库</w:delText>
        </w:r>
        <w:r w:rsidRPr="003B5587" w:rsidDel="00C72F17">
          <w:rPr>
            <w:rFonts w:hint="eastAsia"/>
          </w:rPr>
          <w:delText>MySql</w:delText>
        </w:r>
        <w:r w:rsidRPr="003B5587" w:rsidDel="00C72F17">
          <w:rPr>
            <w:rFonts w:hint="eastAsia"/>
          </w:rPr>
          <w:delText>、</w:delText>
        </w:r>
        <w:r w:rsidRPr="003B5587" w:rsidDel="00C72F17">
          <w:rPr>
            <w:rFonts w:hint="eastAsia"/>
          </w:rPr>
          <w:delText>Oracle</w:delText>
        </w:r>
        <w:r w:rsidRPr="003B5587" w:rsidDel="00C72F17">
          <w:rPr>
            <w:rFonts w:hint="eastAsia"/>
          </w:rPr>
          <w:delText>、</w:delText>
        </w:r>
        <w:r w:rsidRPr="003B5587" w:rsidDel="00C72F17">
          <w:rPr>
            <w:rFonts w:hint="eastAsia"/>
          </w:rPr>
          <w:delText>SqlServer</w:delText>
        </w:r>
        <w:r w:rsidDel="00C72F17">
          <w:rPr>
            <w:rFonts w:hint="eastAsia"/>
          </w:rPr>
          <w:delText>、</w:delText>
        </w:r>
        <w:r w:rsidDel="00C72F17">
          <w:rPr>
            <w:rFonts w:hint="eastAsia"/>
          </w:rPr>
          <w:delText>Sqlist</w:delText>
        </w:r>
        <w:r w:rsidR="00CC6A75" w:rsidDel="00C72F17">
          <w:delText>3</w:delText>
        </w:r>
        <w:r w:rsidR="00310DDB" w:rsidDel="00C72F17">
          <w:rPr>
            <w:rFonts w:hint="eastAsia"/>
          </w:rPr>
          <w:delText>、</w:delText>
        </w:r>
        <w:r w:rsidR="00310DDB" w:rsidRPr="00310DDB" w:rsidDel="00C72F17">
          <w:delText>A</w:delText>
        </w:r>
        <w:r w:rsidR="00310DDB" w:rsidDel="00C72F17">
          <w:rPr>
            <w:rFonts w:hint="eastAsia"/>
          </w:rPr>
          <w:delText>ccess</w:delText>
        </w:r>
        <w:r w:rsidDel="00C72F17">
          <w:rPr>
            <w:rFonts w:hint="eastAsia"/>
          </w:rPr>
          <w:delText>等，其中</w:delText>
        </w:r>
        <w:r w:rsidRPr="003B5587" w:rsidDel="00C72F17">
          <w:rPr>
            <w:rFonts w:hint="eastAsia"/>
          </w:rPr>
          <w:delText>MySql</w:delText>
        </w:r>
        <w:r w:rsidRPr="003B5587" w:rsidDel="00C72F17">
          <w:rPr>
            <w:rFonts w:hint="eastAsia"/>
          </w:rPr>
          <w:delText>、</w:delText>
        </w:r>
        <w:r w:rsidRPr="003B5587" w:rsidDel="00C72F17">
          <w:rPr>
            <w:rFonts w:hint="eastAsia"/>
          </w:rPr>
          <w:delText>Oracle</w:delText>
        </w:r>
        <w:r w:rsidRPr="003B5587" w:rsidDel="00C72F17">
          <w:rPr>
            <w:rFonts w:hint="eastAsia"/>
          </w:rPr>
          <w:delText>、</w:delText>
        </w:r>
        <w:r w:rsidRPr="003B5587" w:rsidDel="00C72F17">
          <w:rPr>
            <w:rFonts w:hint="eastAsia"/>
          </w:rPr>
          <w:delText>SqlServer</w:delText>
        </w:r>
        <w:r w:rsidDel="00C72F17">
          <w:rPr>
            <w:rFonts w:hint="eastAsia"/>
          </w:rPr>
          <w:delText>数据库需要与数据库服务器进行连接，此类数据库用</w:delText>
        </w:r>
        <w:r w:rsidR="00760AD3" w:rsidDel="00C72F17">
          <w:rPr>
            <w:rFonts w:hint="eastAsia"/>
          </w:rPr>
          <w:delText>于大规模</w:delText>
        </w:r>
        <w:r w:rsidDel="00C72F17">
          <w:rPr>
            <w:rFonts w:hint="eastAsia"/>
          </w:rPr>
          <w:delText>数据</w:delText>
        </w:r>
        <w:r w:rsidR="00760AD3" w:rsidDel="00C72F17">
          <w:rPr>
            <w:rFonts w:hint="eastAsia"/>
          </w:rPr>
          <w:delText>或超大规模数据管理与存储。</w:delText>
        </w:r>
        <w:r w:rsidR="00760AD3" w:rsidDel="00C72F17">
          <w:rPr>
            <w:rFonts w:hint="eastAsia"/>
          </w:rPr>
          <w:delText>Sqlist</w:delText>
        </w:r>
        <w:r w:rsidR="00310DDB" w:rsidDel="00C72F17">
          <w:rPr>
            <w:rFonts w:hint="eastAsia"/>
          </w:rPr>
          <w:delText>、</w:delText>
        </w:r>
        <w:r w:rsidR="00310DDB" w:rsidRPr="00310DDB" w:rsidDel="00C72F17">
          <w:delText>A</w:delText>
        </w:r>
        <w:r w:rsidR="00310DDB" w:rsidDel="00C72F17">
          <w:rPr>
            <w:rFonts w:hint="eastAsia"/>
          </w:rPr>
          <w:delText>ccess</w:delText>
        </w:r>
        <w:r w:rsidR="00760AD3" w:rsidDel="00C72F17">
          <w:rPr>
            <w:rFonts w:hint="eastAsia"/>
          </w:rPr>
          <w:delText>数据库则是轻量级</w:delText>
        </w:r>
        <w:r w:rsidR="00310DDB" w:rsidDel="00C72F17">
          <w:rPr>
            <w:rFonts w:hint="eastAsia"/>
          </w:rPr>
          <w:delText>，用于存储小量数据，甚至是文本级别的微量数据。</w:delText>
        </w:r>
      </w:del>
    </w:p>
    <w:p w14:paraId="0850B6EA" w14:textId="350F245C" w:rsidR="00CC6A75" w:rsidDel="00C72F17" w:rsidRDefault="00CC6A75" w:rsidP="00CC6A75">
      <w:pPr>
        <w:pStyle w:val="3"/>
        <w:spacing w:before="156" w:after="156"/>
        <w:rPr>
          <w:del w:id="137" w:author="rv734" w:date="2023-05-03T15:55:00Z"/>
        </w:rPr>
      </w:pPr>
      <w:bookmarkStart w:id="138" w:name="_Toc134008044"/>
      <w:del w:id="139" w:author="rv734" w:date="2023-05-03T15:55:00Z">
        <w:r w:rsidDel="00C72F17">
          <w:rPr>
            <w:rFonts w:hint="eastAsia"/>
          </w:rPr>
          <w:delText>数据库选择</w:delText>
        </w:r>
        <w:bookmarkEnd w:id="138"/>
      </w:del>
    </w:p>
    <w:p w14:paraId="0C4571DE" w14:textId="495E0337" w:rsidR="00CC6A75" w:rsidDel="00C72F17" w:rsidRDefault="00CC6A75" w:rsidP="00CC6A75">
      <w:pPr>
        <w:ind w:firstLine="480"/>
        <w:rPr>
          <w:del w:id="140" w:author="rv734" w:date="2023-05-03T15:55:00Z"/>
        </w:rPr>
      </w:pPr>
      <w:del w:id="141" w:author="rv734" w:date="2023-05-03T15:55:00Z">
        <w:r w:rsidDel="00C72F17">
          <w:rPr>
            <w:rFonts w:hint="eastAsia"/>
          </w:rPr>
          <w:delText>该项目对数据库的选择主要用于服务器的存储，考虑到服务器的部署问题与服务器数据量较小等因素，最后选择</w:delText>
        </w:r>
        <w:r w:rsidDel="00C72F17">
          <w:rPr>
            <w:rFonts w:hint="eastAsia"/>
          </w:rPr>
          <w:delText>Sqlist</w:delText>
        </w:r>
        <w:r w:rsidDel="00C72F17">
          <w:delText>3</w:delText>
        </w:r>
        <w:r w:rsidDel="00C72F17">
          <w:rPr>
            <w:rFonts w:hint="eastAsia"/>
          </w:rPr>
          <w:delText>数据库主要数据存储。选择</w:delText>
        </w:r>
        <w:r w:rsidDel="00C72F17">
          <w:rPr>
            <w:rFonts w:hint="eastAsia"/>
          </w:rPr>
          <w:delText>Sqlist</w:delText>
        </w:r>
        <w:r w:rsidDel="00C72F17">
          <w:delText>3</w:delText>
        </w:r>
        <w:r w:rsidDel="00C72F17">
          <w:rPr>
            <w:rFonts w:hint="eastAsia"/>
          </w:rPr>
          <w:delText>数据库的理由很简单，</w:delText>
        </w:r>
        <w:r w:rsidDel="00C72F17">
          <w:rPr>
            <w:rFonts w:hint="eastAsia"/>
          </w:rPr>
          <w:delText>Sqlist</w:delText>
        </w:r>
        <w:r w:rsidDel="00C72F17">
          <w:delText>3</w:delText>
        </w:r>
        <w:r w:rsidDel="00C72F17">
          <w:rPr>
            <w:rFonts w:hint="eastAsia"/>
          </w:rPr>
          <w:delText>数据库无需连接服务器，产生的</w:delText>
        </w:r>
        <w:r w:rsidDel="00C72F17">
          <w:rPr>
            <w:rFonts w:hint="eastAsia"/>
          </w:rPr>
          <w:delText>d</w:delText>
        </w:r>
        <w:r w:rsidDel="00C72F17">
          <w:delText>b</w:delText>
        </w:r>
        <w:r w:rsidDel="00C72F17">
          <w:rPr>
            <w:rFonts w:hint="eastAsia"/>
          </w:rPr>
          <w:delText>数据库文件可以随时迁移，且因为受到广泛使用已经有一套完善的</w:delText>
        </w:r>
        <w:r w:rsidDel="00C72F17">
          <w:rPr>
            <w:rFonts w:hint="eastAsia"/>
          </w:rPr>
          <w:delText>API</w:delText>
        </w:r>
        <w:r w:rsidDel="00C72F17">
          <w:rPr>
            <w:rFonts w:hint="eastAsia"/>
          </w:rPr>
          <w:delText>可用于开发，查询速度与</w:delText>
        </w:r>
        <w:r w:rsidDel="00C72F17">
          <w:rPr>
            <w:rFonts w:hint="eastAsia"/>
          </w:rPr>
          <w:delText>MySql</w:delText>
        </w:r>
        <w:r w:rsidDel="00C72F17">
          <w:rPr>
            <w:rFonts w:hint="eastAsia"/>
          </w:rPr>
          <w:delText>媲美，非常适合小型项目作为主选数据库。</w:delText>
        </w:r>
      </w:del>
    </w:p>
    <w:p w14:paraId="02EF875E" w14:textId="36AE3DF5" w:rsidR="00B1484E" w:rsidRPr="00B1484E" w:rsidDel="00C72F17" w:rsidRDefault="00B1484E" w:rsidP="00B1484E">
      <w:pPr>
        <w:ind w:firstLine="480"/>
        <w:jc w:val="center"/>
        <w:rPr>
          <w:del w:id="142" w:author="rv734" w:date="2023-05-03T15:55:00Z"/>
        </w:rPr>
      </w:pPr>
    </w:p>
    <w:p w14:paraId="6BD01C7A" w14:textId="0788F6AF" w:rsidR="00F20C26" w:rsidDel="00C72F17" w:rsidRDefault="00CC6A75" w:rsidP="00CC6A75">
      <w:pPr>
        <w:pStyle w:val="2"/>
        <w:spacing w:before="156" w:after="156"/>
        <w:rPr>
          <w:del w:id="143" w:author="rv734" w:date="2023-05-03T15:55:00Z"/>
        </w:rPr>
      </w:pPr>
      <w:bookmarkStart w:id="144" w:name="_Toc134008045"/>
      <w:del w:id="145" w:author="rv734" w:date="2023-05-03T15:55:00Z">
        <w:r w:rsidDel="00C72F17">
          <w:rPr>
            <w:rFonts w:hint="eastAsia"/>
          </w:rPr>
          <w:delText>网络开源库</w:delText>
        </w:r>
        <w:bookmarkEnd w:id="144"/>
      </w:del>
    </w:p>
    <w:p w14:paraId="2FDFF6AA" w14:textId="3766B9A8" w:rsidR="00CC6A75" w:rsidDel="00C72F17" w:rsidRDefault="00161CDB" w:rsidP="00CC6A75">
      <w:pPr>
        <w:pStyle w:val="3"/>
        <w:spacing w:before="156" w:after="156"/>
        <w:rPr>
          <w:del w:id="146" w:author="rv734" w:date="2023-05-03T15:55:00Z"/>
        </w:rPr>
      </w:pPr>
      <w:bookmarkStart w:id="147" w:name="_Toc134008046"/>
      <w:del w:id="148" w:author="rv734" w:date="2023-05-03T15:55:00Z">
        <w:r w:rsidDel="00C72F17">
          <w:rPr>
            <w:rFonts w:hint="eastAsia"/>
          </w:rPr>
          <w:delText>为什么选择开源库</w:delText>
        </w:r>
        <w:bookmarkEnd w:id="147"/>
      </w:del>
    </w:p>
    <w:p w14:paraId="16988CB3" w14:textId="7F167BD0" w:rsidR="00161CDB" w:rsidDel="00C72F17" w:rsidRDefault="00161CDB" w:rsidP="00161CDB">
      <w:pPr>
        <w:ind w:firstLine="480"/>
        <w:rPr>
          <w:del w:id="149" w:author="rv734" w:date="2023-05-03T15:55:00Z"/>
        </w:rPr>
      </w:pPr>
      <w:del w:id="150" w:author="rv734" w:date="2023-05-03T15:55:00Z">
        <w:r w:rsidDel="00C72F17">
          <w:rPr>
            <w:rFonts w:hint="eastAsia"/>
          </w:rPr>
          <w:delText>网络编程</w:delText>
        </w:r>
        <w:r w:rsidR="00703F0B" w:rsidDel="00C72F17">
          <w:rPr>
            <w:rFonts w:hint="eastAsia"/>
          </w:rPr>
          <w:delText>绝不是套接字的发送与接收这么简单，服务器开发有一套完善的规则，其中</w:delText>
        </w:r>
        <w:r w:rsidDel="00C72F17">
          <w:rPr>
            <w:rFonts w:hint="eastAsia"/>
          </w:rPr>
          <w:delText>开源库主要是为网络编程搭建一个框架，搭建一个</w:delText>
        </w:r>
        <w:r w:rsidRPr="00161CDB" w:rsidDel="00C72F17">
          <w:rPr>
            <w:rFonts w:hint="eastAsia"/>
          </w:rPr>
          <w:delText>高性能服务器程序框架</w:delText>
        </w:r>
        <w:r w:rsidDel="00C72F17">
          <w:rPr>
            <w:rFonts w:hint="eastAsia"/>
          </w:rPr>
          <w:delText>，一个高性能服务器离不开</w:delText>
        </w:r>
        <w:r w:rsidRPr="00161CDB" w:rsidDel="00C72F17">
          <w:rPr>
            <w:rFonts w:hint="eastAsia"/>
          </w:rPr>
          <w:delText>高性能</w:delText>
        </w:r>
        <w:r w:rsidRPr="00161CDB" w:rsidDel="00C72F17">
          <w:rPr>
            <w:rFonts w:hint="eastAsia"/>
          </w:rPr>
          <w:delText>IO</w:delText>
        </w:r>
        <w:r w:rsidRPr="00161CDB" w:rsidDel="00C72F17">
          <w:rPr>
            <w:rFonts w:hint="eastAsia"/>
          </w:rPr>
          <w:delText>、</w:delText>
        </w:r>
        <w:r w:rsidRPr="00161CDB" w:rsidDel="00C72F17">
          <w:rPr>
            <w:rFonts w:hint="eastAsia"/>
          </w:rPr>
          <w:delText>IO</w:delText>
        </w:r>
        <w:r w:rsidRPr="00161CDB" w:rsidDel="00C72F17">
          <w:rPr>
            <w:rFonts w:hint="eastAsia"/>
          </w:rPr>
          <w:delText>复用、定时器、多线程编程、线程池</w:delText>
        </w:r>
        <w:r w:rsidDel="00C72F17">
          <w:rPr>
            <w:rFonts w:hint="eastAsia"/>
          </w:rPr>
          <w:delText>等必要组件，以及</w:delText>
        </w:r>
        <w:r w:rsidRPr="00161CDB" w:rsidDel="00C72F17">
          <w:rPr>
            <w:rFonts w:hint="eastAsia"/>
          </w:rPr>
          <w:delText>协议解析、网络数据传输、解封包</w:delText>
        </w:r>
        <w:r w:rsidDel="00C72F17">
          <w:rPr>
            <w:rFonts w:hint="eastAsia"/>
          </w:rPr>
          <w:delText>等数据协议的封装与解析。</w:delText>
        </w:r>
        <w:r w:rsidR="00BF13ED" w:rsidDel="00C72F17">
          <w:rPr>
            <w:rFonts w:hint="eastAsia"/>
          </w:rPr>
          <w:delText>以及网络编程存在的问题，</w:delText>
        </w:r>
        <w:r w:rsidR="00703F0B" w:rsidDel="00C72F17">
          <w:rPr>
            <w:rFonts w:hint="eastAsia"/>
          </w:rPr>
          <w:delText>接下来将列举出网络编程的常见问题。</w:delText>
        </w:r>
      </w:del>
    </w:p>
    <w:p w14:paraId="60297075" w14:textId="39F88335" w:rsidR="009A0AC4" w:rsidDel="00C72F17" w:rsidRDefault="009A0AC4" w:rsidP="009A0AC4">
      <w:pPr>
        <w:pStyle w:val="3"/>
        <w:spacing w:before="156" w:after="156"/>
        <w:rPr>
          <w:del w:id="151" w:author="rv734" w:date="2023-05-03T15:55:00Z"/>
        </w:rPr>
      </w:pPr>
      <w:bookmarkStart w:id="152" w:name="_Toc134008047"/>
      <w:del w:id="153" w:author="rv734" w:date="2023-05-03T15:55:00Z">
        <w:r w:rsidDel="00C72F17">
          <w:rPr>
            <w:rFonts w:hint="eastAsia"/>
          </w:rPr>
          <w:delText>网络编程的常见问题</w:delText>
        </w:r>
        <w:bookmarkEnd w:id="152"/>
      </w:del>
    </w:p>
    <w:p w14:paraId="3EAE7BA2" w14:textId="16A7AF53" w:rsidR="009A0AC4" w:rsidDel="00C72F17" w:rsidRDefault="009A0AC4" w:rsidP="0075725C">
      <w:pPr>
        <w:pStyle w:val="ac"/>
        <w:numPr>
          <w:ilvl w:val="0"/>
          <w:numId w:val="35"/>
        </w:numPr>
        <w:ind w:firstLineChars="0"/>
        <w:rPr>
          <w:del w:id="154" w:author="rv734" w:date="2023-05-03T15:55:00Z"/>
        </w:rPr>
      </w:pPr>
      <w:del w:id="155" w:author="rv734" w:date="2023-05-03T15:55:00Z">
        <w:r w:rsidDel="00C72F17">
          <w:rPr>
            <w:rFonts w:hint="eastAsia"/>
          </w:rPr>
          <w:delText>TCP</w:delText>
        </w:r>
        <w:r w:rsidDel="00C72F17">
          <w:rPr>
            <w:rFonts w:hint="eastAsia"/>
          </w:rPr>
          <w:delText>粘包问题</w:delText>
        </w:r>
        <w:r w:rsidR="00863F4A" w:rsidDel="00C72F17">
          <w:rPr>
            <w:rFonts w:hint="eastAsia"/>
          </w:rPr>
          <w:delText>，</w:delText>
        </w:r>
        <w:r w:rsidDel="00C72F17">
          <w:rPr>
            <w:rFonts w:hint="eastAsia"/>
          </w:rPr>
          <w:delText>非常常见，因为是</w:delText>
        </w:r>
        <w:r w:rsidDel="00C72F17">
          <w:rPr>
            <w:rFonts w:hint="eastAsia"/>
          </w:rPr>
          <w:delText>TCP</w:delText>
        </w:r>
        <w:r w:rsidDel="00C72F17">
          <w:rPr>
            <w:rFonts w:hint="eastAsia"/>
          </w:rPr>
          <w:delText>是面向流字节传输的，数据无边界，如果</w:delText>
        </w:r>
        <w:r w:rsidR="00863F4A" w:rsidDel="00C72F17">
          <w:rPr>
            <w:rFonts w:hint="eastAsia"/>
          </w:rPr>
          <w:delText>对数据进行封装，会导致收发数据的结构不对等。</w:delText>
        </w:r>
      </w:del>
    </w:p>
    <w:p w14:paraId="5E8DFDB4" w14:textId="58F01A15" w:rsidR="009A0AC4" w:rsidDel="00C72F17" w:rsidRDefault="009A0AC4" w:rsidP="0075725C">
      <w:pPr>
        <w:pStyle w:val="ac"/>
        <w:numPr>
          <w:ilvl w:val="0"/>
          <w:numId w:val="35"/>
        </w:numPr>
        <w:ind w:firstLineChars="0"/>
        <w:rPr>
          <w:del w:id="156" w:author="rv734" w:date="2023-05-03T15:55:00Z"/>
        </w:rPr>
      </w:pPr>
      <w:del w:id="157" w:author="rv734" w:date="2023-05-03T15:55:00Z">
        <w:r w:rsidDel="00C72F17">
          <w:rPr>
            <w:rFonts w:hint="eastAsia"/>
          </w:rPr>
          <w:delText>UDP</w:delText>
        </w:r>
        <w:r w:rsidDel="00C72F17">
          <w:rPr>
            <w:rFonts w:hint="eastAsia"/>
          </w:rPr>
          <w:delText>报文丢失问题</w:delText>
        </w:r>
        <w:r w:rsidR="00863F4A" w:rsidDel="00C72F17">
          <w:rPr>
            <w:rFonts w:hint="eastAsia"/>
          </w:rPr>
          <w:delText>，</w:delText>
        </w:r>
        <w:r w:rsidDel="00C72F17">
          <w:rPr>
            <w:rFonts w:hint="eastAsia"/>
          </w:rPr>
          <w:delText>使用</w:delText>
        </w:r>
        <w:r w:rsidDel="00C72F17">
          <w:rPr>
            <w:rFonts w:hint="eastAsia"/>
          </w:rPr>
          <w:delText>UDP</w:delText>
        </w:r>
        <w:r w:rsidDel="00C72F17">
          <w:rPr>
            <w:rFonts w:hint="eastAsia"/>
          </w:rPr>
          <w:delText>是必须在应用层实现可靠的重发策略</w:delText>
        </w:r>
        <w:r w:rsidR="00863F4A" w:rsidDel="00C72F17">
          <w:rPr>
            <w:rFonts w:hint="eastAsia"/>
          </w:rPr>
          <w:delText>，保证数据可靠或者选择性丢弃。</w:delText>
        </w:r>
      </w:del>
    </w:p>
    <w:p w14:paraId="1D28F816" w14:textId="573D73E9" w:rsidR="0075725C" w:rsidDel="00C72F17" w:rsidRDefault="0075725C" w:rsidP="0075725C">
      <w:pPr>
        <w:pStyle w:val="ac"/>
        <w:numPr>
          <w:ilvl w:val="0"/>
          <w:numId w:val="35"/>
        </w:numPr>
        <w:ind w:firstLineChars="0"/>
        <w:rPr>
          <w:del w:id="158" w:author="rv734" w:date="2023-05-03T15:55:00Z"/>
        </w:rPr>
      </w:pPr>
      <w:del w:id="159" w:author="rv734" w:date="2023-05-03T15:55:00Z">
        <w:r w:rsidDel="00C72F17">
          <w:rPr>
            <w:rFonts w:hint="eastAsia"/>
          </w:rPr>
          <w:delText>超时重传问题，因为网络复杂，偶尔会出现延时导致数据无法及时发送或者接收，导致超时，需要在超时后选择断开连接或者重新传输数据。</w:delText>
        </w:r>
      </w:del>
    </w:p>
    <w:p w14:paraId="65DA7229" w14:textId="53788447" w:rsidR="00863F4A" w:rsidDel="00C72F17" w:rsidRDefault="00863F4A" w:rsidP="0075725C">
      <w:pPr>
        <w:pStyle w:val="ac"/>
        <w:numPr>
          <w:ilvl w:val="0"/>
          <w:numId w:val="35"/>
        </w:numPr>
        <w:ind w:firstLineChars="0"/>
        <w:rPr>
          <w:del w:id="160" w:author="rv734" w:date="2023-05-03T15:55:00Z"/>
        </w:rPr>
      </w:pPr>
      <w:del w:id="161" w:author="rv734" w:date="2023-05-03T15:55:00Z">
        <w:r w:rsidDel="00C72F17">
          <w:rPr>
            <w:rFonts w:hint="eastAsia"/>
          </w:rPr>
          <w:delText>TCP</w:delText>
        </w:r>
        <w:r w:rsidDel="00C72F17">
          <w:rPr>
            <w:rFonts w:hint="eastAsia"/>
          </w:rPr>
          <w:delText>长连接问题，虽然</w:delText>
        </w:r>
        <w:r w:rsidDel="00C72F17">
          <w:rPr>
            <w:rFonts w:hint="eastAsia"/>
          </w:rPr>
          <w:delText>TCP</w:delText>
        </w:r>
        <w:r w:rsidDel="00C72F17">
          <w:rPr>
            <w:rFonts w:hint="eastAsia"/>
          </w:rPr>
          <w:delText>底层已经存在保活设置，不过要是由于硬件设备的突然中断所导致的连接断开则不反馈，所以应有层需要实现自己的心跳</w:delText>
        </w:r>
        <w:r w:rsidR="00270500" w:rsidDel="00C72F17">
          <w:rPr>
            <w:rFonts w:hint="eastAsia"/>
          </w:rPr>
          <w:delText>（或</w:delText>
        </w:r>
        <w:r w:rsidR="004F34A8" w:rsidDel="00C72F17">
          <w:rPr>
            <w:rFonts w:hint="eastAsia"/>
          </w:rPr>
          <w:delText>称</w:delText>
        </w:r>
        <w:r w:rsidR="00270500" w:rsidDel="00C72F17">
          <w:rPr>
            <w:rFonts w:hint="eastAsia"/>
          </w:rPr>
          <w:delText>ping-pong</w:delText>
        </w:r>
        <w:r w:rsidR="00270500" w:rsidDel="00C72F17">
          <w:rPr>
            <w:rFonts w:hint="eastAsia"/>
          </w:rPr>
          <w:delText>）机制</w:delText>
        </w:r>
        <w:r w:rsidDel="00C72F17">
          <w:rPr>
            <w:rFonts w:hint="eastAsia"/>
          </w:rPr>
          <w:delText>来</w:delText>
        </w:r>
        <w:r w:rsidR="00A2305F" w:rsidDel="00C72F17">
          <w:rPr>
            <w:rFonts w:hint="eastAsia"/>
          </w:rPr>
          <w:delText>保持长连接与</w:delText>
        </w:r>
        <w:r w:rsidDel="00C72F17">
          <w:rPr>
            <w:rFonts w:hint="eastAsia"/>
          </w:rPr>
          <w:delText>处理意外断开。</w:delText>
        </w:r>
      </w:del>
    </w:p>
    <w:p w14:paraId="6B4F2687" w14:textId="492B053C" w:rsidR="00863F4A" w:rsidDel="00C72F17" w:rsidRDefault="00863F4A" w:rsidP="0075725C">
      <w:pPr>
        <w:pStyle w:val="ac"/>
        <w:numPr>
          <w:ilvl w:val="0"/>
          <w:numId w:val="35"/>
        </w:numPr>
        <w:ind w:firstLineChars="0"/>
        <w:rPr>
          <w:del w:id="162" w:author="rv734" w:date="2023-05-03T15:55:00Z"/>
        </w:rPr>
      </w:pPr>
      <w:del w:id="163" w:author="rv734" w:date="2023-05-03T15:55:00Z">
        <w:r w:rsidDel="00C72F17">
          <w:rPr>
            <w:rFonts w:hint="eastAsia"/>
          </w:rPr>
          <w:delText>流量控制问题，虽然</w:delText>
        </w:r>
        <w:r w:rsidDel="00C72F17">
          <w:rPr>
            <w:rFonts w:hint="eastAsia"/>
          </w:rPr>
          <w:delText>TCP</w:delText>
        </w:r>
        <w:r w:rsidDel="00C72F17">
          <w:rPr>
            <w:rFonts w:hint="eastAsia"/>
          </w:rPr>
          <w:delText>提供来滑动窗口来做拥塞控制，但是确是基于路由器交换的，如果如果是上层应用的不当操作所造成的</w:delText>
        </w:r>
        <w:r w:rsidDel="00C72F17">
          <w:rPr>
            <w:rFonts w:hint="eastAsia"/>
          </w:rPr>
          <w:delText>TCP</w:delText>
        </w:r>
        <w:r w:rsidDel="00C72F17">
          <w:rPr>
            <w:rFonts w:hint="eastAsia"/>
          </w:rPr>
          <w:delText>数据压栈会影响其他进程的无法发送数据，所以要对数据发送的速度做限制，以避免应用层的数据大量发送，达到流量控制的目的。</w:delText>
        </w:r>
      </w:del>
    </w:p>
    <w:p w14:paraId="26B0C2AB" w14:textId="771C6D7C" w:rsidR="00863F4A" w:rsidDel="00C72F17" w:rsidRDefault="00863F4A" w:rsidP="0075725C">
      <w:pPr>
        <w:pStyle w:val="ac"/>
        <w:numPr>
          <w:ilvl w:val="0"/>
          <w:numId w:val="35"/>
        </w:numPr>
        <w:ind w:firstLineChars="0"/>
        <w:rPr>
          <w:del w:id="164" w:author="rv734" w:date="2023-05-03T15:55:00Z"/>
        </w:rPr>
      </w:pPr>
      <w:del w:id="165" w:author="rv734" w:date="2023-05-03T15:55:00Z">
        <w:r w:rsidDel="00C72F17">
          <w:rPr>
            <w:rFonts w:hint="eastAsia"/>
          </w:rPr>
          <w:delText>断线重连问题</w:delText>
        </w:r>
        <w:r w:rsidDel="00C72F17">
          <w:rPr>
            <w:rFonts w:hint="eastAsia"/>
          </w:rPr>
          <w:delText>,</w:delText>
        </w:r>
        <w:r w:rsidDel="00C72F17">
          <w:delText>TCP</w:delText>
        </w:r>
        <w:r w:rsidDel="00C72F17">
          <w:rPr>
            <w:rFonts w:hint="eastAsia"/>
          </w:rPr>
          <w:delText>是一个长连接的协议，但是网络却不是永远都这么好，当网络发生错误导致</w:delText>
        </w:r>
        <w:r w:rsidDel="00C72F17">
          <w:rPr>
            <w:rFonts w:hint="eastAsia"/>
          </w:rPr>
          <w:delText>TCP</w:delText>
        </w:r>
        <w:r w:rsidDel="00C72F17">
          <w:rPr>
            <w:rFonts w:hint="eastAsia"/>
          </w:rPr>
          <w:delText>套接字断开时应用层应该考虑</w:delText>
        </w:r>
        <w:r w:rsidDel="00C72F17">
          <w:rPr>
            <w:rFonts w:hint="eastAsia"/>
          </w:rPr>
          <w:delText>TCP</w:delText>
        </w:r>
        <w:r w:rsidDel="00C72F17">
          <w:rPr>
            <w:rFonts w:hint="eastAsia"/>
          </w:rPr>
          <w:delText>的重新连接以达到用户友好的目的。</w:delText>
        </w:r>
      </w:del>
    </w:p>
    <w:p w14:paraId="310FAB6E" w14:textId="4AD668F0" w:rsidR="00863F4A" w:rsidDel="00C72F17" w:rsidRDefault="00863F4A" w:rsidP="0075725C">
      <w:pPr>
        <w:pStyle w:val="ac"/>
        <w:numPr>
          <w:ilvl w:val="0"/>
          <w:numId w:val="35"/>
        </w:numPr>
        <w:ind w:firstLineChars="0"/>
        <w:rPr>
          <w:del w:id="166" w:author="rv734" w:date="2023-05-03T15:55:00Z"/>
        </w:rPr>
      </w:pPr>
      <w:del w:id="167" w:author="rv734" w:date="2023-05-03T15:55:00Z">
        <w:r w:rsidDel="00C72F17">
          <w:rPr>
            <w:rFonts w:hint="eastAsia"/>
          </w:rPr>
          <w:delText>通信加密问题，</w:delText>
        </w:r>
        <w:r w:rsidDel="00C72F17">
          <w:rPr>
            <w:rFonts w:hint="eastAsia"/>
          </w:rPr>
          <w:delText>TCP</w:delText>
        </w:r>
        <w:r w:rsidDel="00C72F17">
          <w:rPr>
            <w:rFonts w:hint="eastAsia"/>
          </w:rPr>
          <w:delText>采用的是明文传输，在数据安全性上未留下余地，导致重要信息被轻易获取，所以在互联网中传输数据时安全性不得不好好考虑一番。</w:delText>
        </w:r>
      </w:del>
    </w:p>
    <w:p w14:paraId="65E4F8A5" w14:textId="0410C39C" w:rsidR="00863F4A" w:rsidDel="00C72F17" w:rsidRDefault="00863F4A" w:rsidP="0075725C">
      <w:pPr>
        <w:pStyle w:val="ac"/>
        <w:numPr>
          <w:ilvl w:val="0"/>
          <w:numId w:val="35"/>
        </w:numPr>
        <w:ind w:firstLineChars="0"/>
        <w:rPr>
          <w:del w:id="168" w:author="rv734" w:date="2023-05-03T15:55:00Z"/>
        </w:rPr>
      </w:pPr>
      <w:del w:id="169" w:author="rv734" w:date="2023-05-03T15:55:00Z">
        <w:r w:rsidDel="00C72F17">
          <w:rPr>
            <w:rFonts w:hint="eastAsia"/>
          </w:rPr>
          <w:delText>大小端问题，由于硬件的不统一，在内存的硬件存放上存在大端、小端两种不同的内存数据正反拜访顺序，它们的数据在内存中按字节端相反，如果没有对大小端进行处理则会读取到与预期不符的数据。</w:delText>
        </w:r>
      </w:del>
    </w:p>
    <w:p w14:paraId="2D10ED48" w14:textId="554FEB02" w:rsidR="00863F4A" w:rsidDel="00C72F17" w:rsidRDefault="00863F4A" w:rsidP="0075725C">
      <w:pPr>
        <w:pStyle w:val="ac"/>
        <w:numPr>
          <w:ilvl w:val="0"/>
          <w:numId w:val="35"/>
        </w:numPr>
        <w:ind w:firstLineChars="0"/>
        <w:rPr>
          <w:del w:id="170" w:author="rv734" w:date="2023-05-03T15:55:00Z"/>
        </w:rPr>
      </w:pPr>
      <w:del w:id="171" w:author="rv734" w:date="2023-05-03T15:55:00Z">
        <w:r w:rsidDel="00C72F17">
          <w:rPr>
            <w:rFonts w:hint="eastAsia"/>
          </w:rPr>
          <w:delText>多线程顺序问题，在客户端中发送消息通常只有单线程发送与接收，但在服务器上由于到同时处理多个</w:delText>
        </w:r>
        <w:r w:rsidDel="00C72F17">
          <w:rPr>
            <w:rFonts w:hint="eastAsia"/>
          </w:rPr>
          <w:delText>sock</w:delText>
        </w:r>
        <w:r w:rsidDel="00C72F17">
          <w:rPr>
            <w:rFonts w:hint="eastAsia"/>
          </w:rPr>
          <w:delText>连接的数据，所有都会提前生成线程池等待数据处理，而多线程在发送或者接收时可能会因为时间并发，如果读取的返回时间不一致会导致先读的后返回，从而导致获取的内容顺序错乱。</w:delText>
        </w:r>
      </w:del>
    </w:p>
    <w:p w14:paraId="19716D54" w14:textId="09702C2A" w:rsidR="00863F4A" w:rsidDel="00C72F17" w:rsidRDefault="00863F4A" w:rsidP="0075725C">
      <w:pPr>
        <w:pStyle w:val="ac"/>
        <w:numPr>
          <w:ilvl w:val="0"/>
          <w:numId w:val="35"/>
        </w:numPr>
        <w:ind w:firstLineChars="0"/>
        <w:rPr>
          <w:del w:id="172" w:author="rv734" w:date="2023-05-03T15:55:00Z"/>
        </w:rPr>
      </w:pPr>
      <w:del w:id="173" w:author="rv734" w:date="2023-05-03T15:55:00Z">
        <w:r w:rsidDel="00C72F17">
          <w:rPr>
            <w:rFonts w:hint="eastAsia"/>
          </w:rPr>
          <w:delText>串包问题，该问题是由原本发送请求的连接因为网络原因断开之后，其原本的</w:delText>
        </w:r>
        <w:r w:rsidDel="00C72F17">
          <w:rPr>
            <w:rFonts w:hint="eastAsia"/>
          </w:rPr>
          <w:delText>sock</w:delText>
        </w:r>
        <w:r w:rsidDel="00C72F17">
          <w:rPr>
            <w:rFonts w:hint="eastAsia"/>
          </w:rPr>
          <w:delText>被新连接客户端占用，而服务器接收到请求并进行反馈时却将反馈内容返送到了</w:delText>
        </w:r>
        <w:r w:rsidR="00F5222C" w:rsidDel="00C72F17">
          <w:rPr>
            <w:rFonts w:hint="eastAsia"/>
          </w:rPr>
          <w:delText>占用的</w:delText>
        </w:r>
        <w:r w:rsidDel="00C72F17">
          <w:rPr>
            <w:rFonts w:hint="eastAsia"/>
          </w:rPr>
          <w:delText>sock</w:delText>
        </w:r>
        <w:r w:rsidDel="00C72F17">
          <w:rPr>
            <w:rFonts w:hint="eastAsia"/>
          </w:rPr>
          <w:delText>上，导致断线重连的客户端未能接收到反馈包，而服务器错误的将包发送到被占用的</w:delText>
        </w:r>
        <w:r w:rsidDel="00C72F17">
          <w:rPr>
            <w:rFonts w:hint="eastAsia"/>
          </w:rPr>
          <w:delText>sock</w:delText>
        </w:r>
        <w:r w:rsidDel="00C72F17">
          <w:rPr>
            <w:rFonts w:hint="eastAsia"/>
          </w:rPr>
          <w:delText>上引发的错误。</w:delText>
        </w:r>
      </w:del>
    </w:p>
    <w:p w14:paraId="54C6D7BC" w14:textId="74DDE412" w:rsidR="00863F4A" w:rsidDel="00C72F17" w:rsidRDefault="00CE22EA" w:rsidP="00CE22EA">
      <w:pPr>
        <w:pStyle w:val="3"/>
        <w:spacing w:before="156" w:after="156"/>
        <w:rPr>
          <w:del w:id="174" w:author="rv734" w:date="2023-05-03T15:55:00Z"/>
        </w:rPr>
      </w:pPr>
      <w:bookmarkStart w:id="175" w:name="_Toc134008048"/>
      <w:del w:id="176" w:author="rv734" w:date="2023-05-03T15:55:00Z">
        <w:r w:rsidDel="00C72F17">
          <w:rPr>
            <w:rFonts w:hint="eastAsia"/>
          </w:rPr>
          <w:delText>网络开源库选择</w:delText>
        </w:r>
        <w:bookmarkEnd w:id="175"/>
      </w:del>
    </w:p>
    <w:p w14:paraId="6046A7B0" w14:textId="4518DBA9" w:rsidR="00CE22EA" w:rsidDel="00C72F17" w:rsidRDefault="00CE22EA" w:rsidP="00CE22EA">
      <w:pPr>
        <w:ind w:firstLine="480"/>
        <w:rPr>
          <w:del w:id="177" w:author="rv734" w:date="2023-05-03T15:55:00Z"/>
        </w:rPr>
      </w:pPr>
      <w:del w:id="178" w:author="rv734" w:date="2023-05-03T15:55:00Z">
        <w:r w:rsidDel="00C72F17">
          <w:rPr>
            <w:rFonts w:hint="eastAsia"/>
          </w:rPr>
          <w:delText>C++</w:delText>
        </w:r>
        <w:r w:rsidDel="00C72F17">
          <w:rPr>
            <w:rFonts w:hint="eastAsia"/>
          </w:rPr>
          <w:delText>语言是一个庞大且复杂的语言，实现各种特性与标准库，却迟迟没有在标准库中添加网络库，其原因</w:delText>
        </w:r>
        <w:r w:rsidR="009D2518" w:rsidDel="00C72F17">
          <w:rPr>
            <w:rFonts w:hint="eastAsia"/>
          </w:rPr>
          <w:delText>是各领域对网络库的需求不一致，很难达到统一</w:delText>
        </w:r>
        <w:r w:rsidR="00206B34" w:rsidDel="00C72F17">
          <w:rPr>
            <w:rFonts w:hint="eastAsia"/>
          </w:rPr>
          <w:delText>。</w:delText>
        </w:r>
        <w:r w:rsidR="00B10866" w:rsidDel="00C72F17">
          <w:rPr>
            <w:rFonts w:hint="eastAsia"/>
          </w:rPr>
          <w:delText>尽管如此</w:delText>
        </w:r>
        <w:r w:rsidR="00B10866" w:rsidDel="00C72F17">
          <w:rPr>
            <w:rFonts w:hint="eastAsia"/>
          </w:rPr>
          <w:delText>C++</w:delText>
        </w:r>
        <w:r w:rsidR="00B10866" w:rsidDel="00C72F17">
          <w:rPr>
            <w:rFonts w:hint="eastAsia"/>
          </w:rPr>
          <w:delText>的能用的网络库却非常多，其原因是</w:delText>
        </w:r>
        <w:r w:rsidR="00B10866" w:rsidDel="00C72F17">
          <w:rPr>
            <w:rFonts w:hint="eastAsia"/>
          </w:rPr>
          <w:delText>C++</w:delText>
        </w:r>
        <w:r w:rsidR="00B10866" w:rsidDel="00C72F17">
          <w:rPr>
            <w:rFonts w:hint="eastAsia"/>
          </w:rPr>
          <w:delText>开发者喜欢造轮子</w:delText>
        </w:r>
        <w:r w:rsidDel="00C72F17">
          <w:rPr>
            <w:rFonts w:hint="eastAsia"/>
          </w:rPr>
          <w:delText>。</w:delText>
        </w:r>
        <w:r w:rsidR="007748DF" w:rsidDel="00C72F17">
          <w:rPr>
            <w:rFonts w:hint="eastAsia"/>
          </w:rPr>
          <w:delText>目前主流的网络库</w:delText>
        </w:r>
        <w:r w:rsidR="00206B34" w:rsidDel="00C72F17">
          <w:rPr>
            <w:rFonts w:hint="eastAsia"/>
          </w:rPr>
          <w:delText>有</w:delText>
        </w:r>
        <w:r w:rsidR="00206B34" w:rsidRPr="00206B34" w:rsidDel="00C72F17">
          <w:rPr>
            <w:rFonts w:hint="eastAsia"/>
          </w:rPr>
          <w:delText>libevent</w:delText>
        </w:r>
        <w:r w:rsidR="00206B34" w:rsidRPr="00206B34" w:rsidDel="00C72F17">
          <w:rPr>
            <w:rFonts w:hint="eastAsia"/>
          </w:rPr>
          <w:delText>、</w:delText>
        </w:r>
        <w:r w:rsidR="00206B34" w:rsidRPr="00206B34" w:rsidDel="00C72F17">
          <w:rPr>
            <w:rFonts w:hint="eastAsia"/>
          </w:rPr>
          <w:delText>libev</w:delText>
        </w:r>
        <w:r w:rsidR="00206B34" w:rsidRPr="00206B34" w:rsidDel="00C72F17">
          <w:rPr>
            <w:rFonts w:hint="eastAsia"/>
          </w:rPr>
          <w:delText>、</w:delText>
        </w:r>
        <w:r w:rsidR="00206B34" w:rsidRPr="00206B34" w:rsidDel="00C72F17">
          <w:rPr>
            <w:rFonts w:hint="eastAsia"/>
          </w:rPr>
          <w:delText>libuv</w:delText>
        </w:r>
        <w:r w:rsidR="00206B34" w:rsidDel="00C72F17">
          <w:rPr>
            <w:rFonts w:hint="eastAsia"/>
          </w:rPr>
          <w:delText>、</w:delText>
        </w:r>
        <w:r w:rsidR="00B10866" w:rsidRPr="00B10866" w:rsidDel="00C72F17">
          <w:delText>lib</w:delText>
        </w:r>
        <w:r w:rsidR="00841E0C" w:rsidDel="00C72F17">
          <w:rPr>
            <w:rFonts w:hint="eastAsia"/>
          </w:rPr>
          <w:delText>h</w:delText>
        </w:r>
        <w:r w:rsidR="00B10866" w:rsidRPr="00B10866" w:rsidDel="00C72F17">
          <w:delText>v</w:delText>
        </w:r>
        <w:r w:rsidR="00B10866" w:rsidDel="00C72F17">
          <w:rPr>
            <w:rFonts w:hint="eastAsia"/>
          </w:rPr>
          <w:delText>、</w:delText>
        </w:r>
        <w:r w:rsidR="00206B34" w:rsidRPr="00206B34" w:rsidDel="00C72F17">
          <w:delText>ACE</w:delText>
        </w:r>
        <w:r w:rsidR="00206B34" w:rsidDel="00C72F17">
          <w:rPr>
            <w:rFonts w:hint="eastAsia"/>
          </w:rPr>
          <w:delText>、</w:delText>
        </w:r>
        <w:r w:rsidR="00841E0C" w:rsidRPr="00841E0C" w:rsidDel="00C72F17">
          <w:delText>libcurl</w:delText>
        </w:r>
        <w:r w:rsidR="00841E0C" w:rsidDel="00C72F17">
          <w:rPr>
            <w:rFonts w:hint="eastAsia"/>
          </w:rPr>
          <w:delText>、</w:delText>
        </w:r>
        <w:r w:rsidR="00B10866" w:rsidRPr="00B10866" w:rsidDel="00C72F17">
          <w:delText>boost::asio</w:delText>
        </w:r>
        <w:r w:rsidR="00841E0C" w:rsidDel="00C72F17">
          <w:rPr>
            <w:rFonts w:hint="eastAsia"/>
          </w:rPr>
          <w:delText>等</w:delText>
        </w:r>
        <w:r w:rsidR="00CA2F5B" w:rsidDel="00C72F17">
          <w:rPr>
            <w:rFonts w:hint="eastAsia"/>
          </w:rPr>
          <w:delText>众</w:delText>
        </w:r>
        <w:r w:rsidR="00841E0C" w:rsidDel="00C72F17">
          <w:rPr>
            <w:rFonts w:hint="eastAsia"/>
          </w:rPr>
          <w:delText>多稳定可靠的网络库，且实现各类通信协议以及封装跨平台接口。</w:delText>
        </w:r>
      </w:del>
    </w:p>
    <w:p w14:paraId="7D059525" w14:textId="14C2FC33" w:rsidR="00841E0C" w:rsidDel="00C72F17" w:rsidRDefault="00841E0C" w:rsidP="00CE22EA">
      <w:pPr>
        <w:ind w:firstLine="480"/>
        <w:rPr>
          <w:del w:id="179" w:author="rv734" w:date="2023-05-03T15:55:00Z"/>
        </w:rPr>
      </w:pPr>
      <w:del w:id="180" w:author="rv734" w:date="2023-05-03T15:55:00Z">
        <w:r w:rsidDel="00C72F17">
          <w:rPr>
            <w:rFonts w:hint="eastAsia"/>
          </w:rPr>
          <w:delText>本次选择的网络库是</w:delText>
        </w:r>
        <w:r w:rsidRPr="00B10866" w:rsidDel="00C72F17">
          <w:delText>lib</w:delText>
        </w:r>
        <w:r w:rsidDel="00C72F17">
          <w:rPr>
            <w:rFonts w:hint="eastAsia"/>
          </w:rPr>
          <w:delText>h</w:delText>
        </w:r>
        <w:r w:rsidRPr="00B10866" w:rsidDel="00C72F17">
          <w:delText>v</w:delText>
        </w:r>
        <w:r w:rsidDel="00C72F17">
          <w:rPr>
            <w:rFonts w:hint="eastAsia"/>
          </w:rPr>
          <w:delText>网络开源库，该库实现了</w:delText>
        </w:r>
        <w:r w:rsidDel="00C72F17">
          <w:rPr>
            <w:rFonts w:hint="eastAsia"/>
          </w:rPr>
          <w:delText>WebSocket</w:delText>
        </w:r>
        <w:r w:rsidDel="00C72F17">
          <w:rPr>
            <w:rFonts w:hint="eastAsia"/>
          </w:rPr>
          <w:delText>协议，封装跨平台</w:delText>
        </w:r>
        <w:r w:rsidDel="00C72F17">
          <w:rPr>
            <w:rFonts w:hint="eastAsia"/>
          </w:rPr>
          <w:delText>C++API</w:delText>
        </w:r>
        <w:r w:rsidDel="00C72F17">
          <w:rPr>
            <w:rFonts w:hint="eastAsia"/>
          </w:rPr>
          <w:delText>，实现</w:delText>
        </w:r>
        <w:r w:rsidDel="00C72F17">
          <w:rPr>
            <w:rFonts w:hint="eastAsia"/>
          </w:rPr>
          <w:delText>SSL</w:delText>
        </w:r>
        <w:r w:rsidDel="00C72F17">
          <w:rPr>
            <w:rFonts w:hint="eastAsia"/>
          </w:rPr>
          <w:delText>数据传输安全，接口简单易用，性能很高，且开源代码可自定义。对于无特殊需求的服务器开发，上述任选一种</w:delText>
        </w:r>
        <w:r w:rsidR="005668E3" w:rsidDel="00C72F17">
          <w:rPr>
            <w:rFonts w:hint="eastAsia"/>
          </w:rPr>
          <w:delText>网络框架</w:delText>
        </w:r>
        <w:r w:rsidDel="00C72F17">
          <w:rPr>
            <w:rFonts w:hint="eastAsia"/>
          </w:rPr>
          <w:delText>也能达到需求。</w:delText>
        </w:r>
      </w:del>
    </w:p>
    <w:p w14:paraId="0986A8C2" w14:textId="1751DAB7" w:rsidR="00264A0B" w:rsidDel="00C72F17" w:rsidRDefault="00264A0B" w:rsidP="00CE22EA">
      <w:pPr>
        <w:ind w:firstLine="480"/>
        <w:rPr>
          <w:del w:id="181" w:author="rv734" w:date="2023-05-03T15:55:00Z"/>
        </w:rPr>
      </w:pPr>
    </w:p>
    <w:p w14:paraId="293436E5" w14:textId="7FA388C1" w:rsidR="00264A0B" w:rsidDel="00C72F17" w:rsidRDefault="00264A0B" w:rsidP="00264A0B">
      <w:pPr>
        <w:pStyle w:val="2"/>
        <w:spacing w:before="156" w:after="156"/>
        <w:rPr>
          <w:del w:id="182" w:author="rv734" w:date="2023-05-03T15:55:00Z"/>
        </w:rPr>
      </w:pPr>
      <w:bookmarkStart w:id="183" w:name="_Toc134008049"/>
      <w:del w:id="184" w:author="rv734" w:date="2023-05-03T15:55:00Z">
        <w:r w:rsidDel="00C72F17">
          <w:rPr>
            <w:rFonts w:hint="eastAsia"/>
          </w:rPr>
          <w:delText>图形框架</w:delText>
        </w:r>
        <w:bookmarkEnd w:id="183"/>
      </w:del>
    </w:p>
    <w:p w14:paraId="532AAD88" w14:textId="23D285E8" w:rsidR="00264A0B" w:rsidDel="00C72F17" w:rsidRDefault="00264A0B" w:rsidP="00264A0B">
      <w:pPr>
        <w:pStyle w:val="3"/>
        <w:spacing w:before="156" w:after="156"/>
        <w:rPr>
          <w:del w:id="185" w:author="rv734" w:date="2023-05-03T15:55:00Z"/>
        </w:rPr>
      </w:pPr>
      <w:bookmarkStart w:id="186" w:name="_Toc134008050"/>
      <w:del w:id="187" w:author="rv734" w:date="2023-05-03T15:55:00Z">
        <w:r w:rsidDel="00C72F17">
          <w:rPr>
            <w:rFonts w:hint="eastAsia"/>
          </w:rPr>
          <w:delText>图形框架简介</w:delText>
        </w:r>
        <w:bookmarkEnd w:id="186"/>
      </w:del>
    </w:p>
    <w:p w14:paraId="2750190B" w14:textId="5233CD3A" w:rsidR="00264A0B" w:rsidDel="00C72F17" w:rsidRDefault="00264A0B" w:rsidP="00264A0B">
      <w:pPr>
        <w:ind w:firstLine="480"/>
        <w:rPr>
          <w:del w:id="188" w:author="rv734" w:date="2023-05-03T15:55:00Z"/>
        </w:rPr>
      </w:pPr>
      <w:del w:id="189" w:author="rv734" w:date="2023-05-03T15:55:00Z">
        <w:r w:rsidDel="00C72F17">
          <w:rPr>
            <w:rFonts w:hint="eastAsia"/>
          </w:rPr>
          <w:delText>开发桌面</w:delText>
        </w:r>
        <w:r w:rsidDel="00C72F17">
          <w:rPr>
            <w:rFonts w:hint="eastAsia"/>
          </w:rPr>
          <w:delText>UI</w:delText>
        </w:r>
        <w:r w:rsidDel="00C72F17">
          <w:rPr>
            <w:rFonts w:hint="eastAsia"/>
          </w:rPr>
          <w:delText>的图形框架有很多，其中</w:delText>
        </w:r>
        <w:r w:rsidRPr="00CE51C8" w:rsidDel="00C72F17">
          <w:rPr>
            <w:rFonts w:hint="eastAsia"/>
          </w:rPr>
          <w:delText>C#</w:delText>
        </w:r>
        <w:r w:rsidDel="00C72F17">
          <w:delText xml:space="preserve"> </w:delText>
        </w:r>
        <w:r w:rsidDel="00C72F17">
          <w:rPr>
            <w:rFonts w:hint="eastAsia"/>
          </w:rPr>
          <w:delText>语言有</w:delText>
        </w:r>
        <w:r w:rsidDel="00C72F17">
          <w:rPr>
            <w:rFonts w:hint="eastAsia"/>
          </w:rPr>
          <w:delText xml:space="preserve"> </w:delText>
        </w:r>
        <w:r w:rsidRPr="00702519" w:rsidDel="00C72F17">
          <w:delText>WinForm</w:delText>
        </w:r>
        <w:r w:rsidDel="00C72F17">
          <w:rPr>
            <w:rFonts w:hint="eastAsia"/>
          </w:rPr>
          <w:delText>、</w:delText>
        </w:r>
        <w:r w:rsidRPr="00CE51C8" w:rsidDel="00C72F17">
          <w:rPr>
            <w:rFonts w:hint="eastAsia"/>
          </w:rPr>
          <w:delText>WPF</w:delText>
        </w:r>
        <w:r w:rsidDel="00C72F17">
          <w:rPr>
            <w:rFonts w:hint="eastAsia"/>
          </w:rPr>
          <w:delText>等开发框架，</w:delText>
        </w:r>
        <w:r w:rsidRPr="00CE51C8" w:rsidDel="00C72F17">
          <w:rPr>
            <w:rFonts w:hint="eastAsia"/>
          </w:rPr>
          <w:delText>C+</w:delText>
        </w:r>
        <w:r w:rsidDel="00C72F17">
          <w:rPr>
            <w:rFonts w:hint="eastAsia"/>
          </w:rPr>
          <w:delText>+</w:delText>
        </w:r>
        <w:r w:rsidDel="00C72F17">
          <w:delText xml:space="preserve"> </w:delText>
        </w:r>
        <w:r w:rsidDel="00C72F17">
          <w:rPr>
            <w:rFonts w:hint="eastAsia"/>
          </w:rPr>
          <w:delText>有</w:delText>
        </w:r>
        <w:r w:rsidDel="00C72F17">
          <w:rPr>
            <w:rFonts w:hint="eastAsia"/>
          </w:rPr>
          <w:delText>Qt</w:delText>
        </w:r>
        <w:r w:rsidDel="00C72F17">
          <w:rPr>
            <w:rFonts w:hint="eastAsia"/>
          </w:rPr>
          <w:delText>、</w:delText>
        </w:r>
        <w:r w:rsidRPr="00702519" w:rsidDel="00C72F17">
          <w:rPr>
            <w:rFonts w:hint="eastAsia"/>
          </w:rPr>
          <w:delText>MFC</w:delText>
        </w:r>
        <w:r w:rsidRPr="00702519" w:rsidDel="00C72F17">
          <w:rPr>
            <w:rFonts w:hint="eastAsia"/>
          </w:rPr>
          <w:delText>、</w:delText>
        </w:r>
        <w:r w:rsidRPr="00702519" w:rsidDel="00C72F17">
          <w:rPr>
            <w:rFonts w:hint="eastAsia"/>
          </w:rPr>
          <w:delText>WTL</w:delText>
        </w:r>
        <w:r w:rsidRPr="00702519" w:rsidDel="00C72F17">
          <w:rPr>
            <w:rFonts w:hint="eastAsia"/>
          </w:rPr>
          <w:delText>、</w:delText>
        </w:r>
        <w:r w:rsidRPr="00702519" w:rsidDel="00C72F17">
          <w:rPr>
            <w:rFonts w:hint="eastAsia"/>
          </w:rPr>
          <w:delText>wxWidgets</w:delText>
        </w:r>
        <w:r w:rsidDel="00C72F17">
          <w:rPr>
            <w:rFonts w:hint="eastAsia"/>
          </w:rPr>
          <w:delText>等多个图形界面可供选择，</w:delText>
        </w:r>
        <w:r w:rsidRPr="00CE51C8" w:rsidDel="00C72F17">
          <w:rPr>
            <w:rFonts w:hint="eastAsia"/>
          </w:rPr>
          <w:delText>Java</w:delText>
        </w:r>
        <w:r w:rsidDel="00C72F17">
          <w:delText xml:space="preserve"> </w:delText>
        </w:r>
        <w:r w:rsidDel="00C72F17">
          <w:rPr>
            <w:rFonts w:hint="eastAsia"/>
          </w:rPr>
          <w:delText>语言</w:delText>
        </w:r>
        <w:r w:rsidDel="00C72F17">
          <w:delText xml:space="preserve"> </w:delText>
        </w:r>
        <w:r w:rsidDel="00C72F17">
          <w:rPr>
            <w:rFonts w:hint="eastAsia"/>
          </w:rPr>
          <w:delText>有</w:delText>
        </w:r>
        <w:r w:rsidRPr="00702519" w:rsidDel="00C72F17">
          <w:rPr>
            <w:rFonts w:hint="eastAsia"/>
          </w:rPr>
          <w:delText>AWT</w:delText>
        </w:r>
        <w:r w:rsidRPr="00702519" w:rsidDel="00C72F17">
          <w:rPr>
            <w:rFonts w:hint="eastAsia"/>
          </w:rPr>
          <w:delText>、</w:delText>
        </w:r>
        <w:r w:rsidRPr="00702519" w:rsidDel="00C72F17">
          <w:rPr>
            <w:rFonts w:hint="eastAsia"/>
          </w:rPr>
          <w:delText>Swing</w:delText>
        </w:r>
        <w:r w:rsidDel="00C72F17">
          <w:rPr>
            <w:rFonts w:hint="eastAsia"/>
          </w:rPr>
          <w:delText>两大框架，在图像界面框架上选择众多。三个编程语言中</w:delText>
        </w:r>
        <w:r w:rsidDel="00C72F17">
          <w:rPr>
            <w:rFonts w:hint="eastAsia"/>
          </w:rPr>
          <w:delText>C#</w:delText>
        </w:r>
        <w:r w:rsidDel="00C72F17">
          <w:rPr>
            <w:rFonts w:hint="eastAsia"/>
          </w:rPr>
          <w:delText>是最适合开发界面的，但对</w:delText>
        </w:r>
        <w:r w:rsidDel="00C72F17">
          <w:rPr>
            <w:rFonts w:hint="eastAsia"/>
          </w:rPr>
          <w:delText>Linux</w:delText>
        </w:r>
        <w:r w:rsidDel="00C72F17">
          <w:rPr>
            <w:rFonts w:hint="eastAsia"/>
          </w:rPr>
          <w:delText>系统跨平台的支持并不友好，故不做考虑。</w:delText>
        </w:r>
      </w:del>
    </w:p>
    <w:p w14:paraId="46DD7E48" w14:textId="5B6FA1B2" w:rsidR="00264A0B" w:rsidDel="00C72F17" w:rsidRDefault="00264A0B" w:rsidP="00264A0B">
      <w:pPr>
        <w:pStyle w:val="3"/>
        <w:spacing w:before="156" w:after="156"/>
        <w:rPr>
          <w:del w:id="190" w:author="rv734" w:date="2023-05-03T15:55:00Z"/>
        </w:rPr>
      </w:pPr>
      <w:bookmarkStart w:id="191" w:name="_Toc134008051"/>
      <w:del w:id="192" w:author="rv734" w:date="2023-05-03T15:55:00Z">
        <w:r w:rsidDel="00C72F17">
          <w:rPr>
            <w:rFonts w:hint="eastAsia"/>
          </w:rPr>
          <w:delText>图形框架选择</w:delText>
        </w:r>
        <w:bookmarkEnd w:id="191"/>
      </w:del>
    </w:p>
    <w:p w14:paraId="3A426E57" w14:textId="351E7F14" w:rsidR="00264A0B" w:rsidDel="00C72F17" w:rsidRDefault="00264A0B" w:rsidP="00264A0B">
      <w:pPr>
        <w:ind w:firstLine="480"/>
        <w:rPr>
          <w:del w:id="193" w:author="rv734" w:date="2023-05-03T15:55:00Z"/>
        </w:rPr>
      </w:pPr>
      <w:del w:id="194" w:author="rv734" w:date="2023-05-03T15:55:00Z">
        <w:r w:rsidDel="00C72F17">
          <w:rPr>
            <w:rFonts w:hint="eastAsia"/>
          </w:rPr>
          <w:delText>考虑到本项目需要跨平台开发，且自身对</w:delText>
        </w:r>
        <w:r w:rsidDel="00C72F17">
          <w:rPr>
            <w:rFonts w:hint="eastAsia"/>
          </w:rPr>
          <w:delText>C++</w:delText>
        </w:r>
        <w:r w:rsidDel="00C72F17">
          <w:rPr>
            <w:rFonts w:hint="eastAsia"/>
          </w:rPr>
          <w:delText>编程语言更加熟悉，所以选择了</w:delText>
        </w:r>
        <w:r w:rsidDel="00C72F17">
          <w:rPr>
            <w:rFonts w:hint="eastAsia"/>
          </w:rPr>
          <w:delText>C++</w:delText>
        </w:r>
        <w:r w:rsidDel="00C72F17">
          <w:delText xml:space="preserve"> </w:delText>
        </w:r>
        <w:r w:rsidDel="00C72F17">
          <w:rPr>
            <w:rFonts w:hint="eastAsia"/>
          </w:rPr>
          <w:delText>and</w:delText>
        </w:r>
        <w:r w:rsidDel="00C72F17">
          <w:delText xml:space="preserve"> </w:delText>
        </w:r>
        <w:r w:rsidDel="00C72F17">
          <w:rPr>
            <w:rFonts w:hint="eastAsia"/>
          </w:rPr>
          <w:delText>Qt</w:delText>
        </w:r>
        <w:r w:rsidDel="00C72F17">
          <w:rPr>
            <w:rFonts w:hint="eastAsia"/>
          </w:rPr>
          <w:delText>的图形框架进行</w:delText>
        </w:r>
        <w:r w:rsidDel="00C72F17">
          <w:rPr>
            <w:rFonts w:hint="eastAsia"/>
          </w:rPr>
          <w:delText>UI</w:delText>
        </w:r>
        <w:r w:rsidDel="00C72F17">
          <w:rPr>
            <w:rFonts w:hint="eastAsia"/>
          </w:rPr>
          <w:delText>界面的开发。选择</w:delText>
        </w:r>
        <w:r w:rsidDel="00C72F17">
          <w:rPr>
            <w:rFonts w:hint="eastAsia"/>
          </w:rPr>
          <w:delText>Qt</w:delText>
        </w:r>
        <w:r w:rsidDel="00C72F17">
          <w:rPr>
            <w:rFonts w:hint="eastAsia"/>
          </w:rPr>
          <w:delText>的一个重要原因是，</w:delText>
        </w:r>
        <w:r w:rsidDel="00C72F17">
          <w:rPr>
            <w:rFonts w:hint="eastAsia"/>
          </w:rPr>
          <w:delText>Qt</w:delText>
        </w:r>
        <w:r w:rsidDel="00C72F17">
          <w:rPr>
            <w:rFonts w:hint="eastAsia"/>
          </w:rPr>
          <w:delText>提供了完善的</w:delText>
        </w:r>
        <w:r w:rsidDel="00C72F17">
          <w:rPr>
            <w:rFonts w:hint="eastAsia"/>
          </w:rPr>
          <w:delText>API</w:delText>
        </w:r>
        <w:r w:rsidDel="00C72F17">
          <w:rPr>
            <w:rFonts w:hint="eastAsia"/>
          </w:rPr>
          <w:delText>开发帮助文档，对于开发学习非常有帮助，且对跨平台支持非常友好。</w:delText>
        </w:r>
      </w:del>
    </w:p>
    <w:p w14:paraId="273E3B17" w14:textId="77777777" w:rsidR="00B1484E" w:rsidRPr="00B1484E" w:rsidDel="00C72F17" w:rsidRDefault="00B1484E" w:rsidP="00B1484E">
      <w:pPr>
        <w:ind w:firstLine="480"/>
        <w:rPr>
          <w:del w:id="195" w:author="rv734" w:date="2023-05-03T15:55:00Z"/>
        </w:rPr>
      </w:pPr>
    </w:p>
    <w:p w14:paraId="388BB179" w14:textId="3AE2BB75" w:rsidR="00B1484E" w:rsidRPr="00B1484E" w:rsidRDefault="00B1484E" w:rsidP="00B1484E">
      <w:pPr>
        <w:ind w:firstLine="480"/>
        <w:sectPr w:rsidR="00B1484E" w:rsidRPr="00B1484E" w:rsidSect="00B1484E">
          <w:pgSz w:w="11906" w:h="16838"/>
          <w:pgMar w:top="1418" w:right="1418" w:bottom="1418" w:left="1701" w:header="851" w:footer="992" w:gutter="0"/>
          <w:cols w:space="425"/>
          <w:docGrid w:type="lines" w:linePitch="312"/>
        </w:sectPr>
      </w:pPr>
    </w:p>
    <w:p w14:paraId="0F91DB0A" w14:textId="2EEFB8AE" w:rsidR="00746436" w:rsidRDefault="00C72F17">
      <w:pPr>
        <w:pStyle w:val="1"/>
        <w:numPr>
          <w:ilvl w:val="0"/>
          <w:numId w:val="0"/>
        </w:numPr>
        <w:spacing w:before="156" w:after="156"/>
        <w:ind w:left="57"/>
        <w:pPrChange w:id="196" w:author="rv734" w:date="2023-05-03T15:55:00Z">
          <w:pPr>
            <w:pStyle w:val="1"/>
            <w:spacing w:before="156" w:after="156"/>
          </w:pPr>
        </w:pPrChange>
      </w:pPr>
      <w:bookmarkStart w:id="197" w:name="_Toc134008052"/>
      <w:ins w:id="198" w:author="rv734" w:date="2023-05-03T15:55:00Z">
        <w:r>
          <w:rPr>
            <w:rFonts w:hint="eastAsia"/>
          </w:rPr>
          <w:lastRenderedPageBreak/>
          <w:t>3</w:t>
        </w:r>
        <w:r>
          <w:t xml:space="preserve">. </w:t>
        </w:r>
      </w:ins>
      <w:r w:rsidR="00746436">
        <w:rPr>
          <w:rFonts w:hint="eastAsia"/>
        </w:rPr>
        <w:t>跨平台软件设计</w:t>
      </w:r>
      <w:bookmarkEnd w:id="197"/>
    </w:p>
    <w:p w14:paraId="71563894" w14:textId="3F5C41EA" w:rsidR="00236067" w:rsidRDefault="00495798" w:rsidP="00495798">
      <w:pPr>
        <w:pStyle w:val="2"/>
        <w:spacing w:before="156" w:after="156"/>
      </w:pPr>
      <w:bookmarkStart w:id="199" w:name="_Toc134008053"/>
      <w:r>
        <w:rPr>
          <w:rFonts w:hint="eastAsia"/>
        </w:rPr>
        <w:t>章节概要</w:t>
      </w:r>
      <w:bookmarkEnd w:id="199"/>
    </w:p>
    <w:p w14:paraId="5018C6EE" w14:textId="64098A32" w:rsidR="00495798" w:rsidRP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200" w:name="_Toc134008054"/>
      <w:r>
        <w:rPr>
          <w:rFonts w:hint="eastAsia"/>
        </w:rPr>
        <w:t>客户端架构设计</w:t>
      </w:r>
      <w:bookmarkEnd w:id="200"/>
    </w:p>
    <w:p w14:paraId="63BAF54F" w14:textId="77777777" w:rsidR="00746436" w:rsidRDefault="00746436" w:rsidP="00746436">
      <w:pPr>
        <w:pStyle w:val="af"/>
      </w:pPr>
      <w:commentRangeStart w:id="201"/>
      <w:r>
        <w:rPr>
          <w:rFonts w:hint="eastAsia"/>
          <w:noProof/>
        </w:rPr>
        <w:drawing>
          <wp:inline distT="0" distB="0" distL="0" distR="0" wp14:anchorId="4C69DB1D" wp14:editId="5BA1F656">
            <wp:extent cx="5124450" cy="3833158"/>
            <wp:effectExtent l="0" t="0" r="0" b="0"/>
            <wp:docPr id="1378992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2593" name="图片 1378992593"/>
                    <pic:cNvPicPr/>
                  </pic:nvPicPr>
                  <pic:blipFill>
                    <a:blip r:embed="rId23">
                      <a:extLst>
                        <a:ext uri="{28A0092B-C50C-407E-A947-70E740481C1C}">
                          <a14:useLocalDpi xmlns:a14="http://schemas.microsoft.com/office/drawing/2010/main" val="0"/>
                        </a:ext>
                      </a:extLst>
                    </a:blip>
                    <a:stretch>
                      <a:fillRect/>
                    </a:stretch>
                  </pic:blipFill>
                  <pic:spPr>
                    <a:xfrm>
                      <a:off x="0" y="0"/>
                      <a:ext cx="5124450" cy="3833158"/>
                    </a:xfrm>
                    <a:prstGeom prst="rect">
                      <a:avLst/>
                    </a:prstGeom>
                  </pic:spPr>
                </pic:pic>
              </a:graphicData>
            </a:graphic>
          </wp:inline>
        </w:drawing>
      </w:r>
      <w:commentRangeEnd w:id="201"/>
      <w:r w:rsidR="00727034">
        <w:rPr>
          <w:rStyle w:val="af2"/>
        </w:rPr>
        <w:commentReference w:id="201"/>
      </w:r>
    </w:p>
    <w:p w14:paraId="1661B609" w14:textId="65ACF4EA" w:rsidR="00746436" w:rsidRDefault="00746436" w:rsidP="00746436">
      <w:pPr>
        <w:pStyle w:val="a3"/>
        <w:ind w:firstLine="400"/>
        <w:jc w:val="center"/>
      </w:pPr>
      <w:bookmarkStart w:id="202" w:name="_Ref1328141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sidRPr="004667FB">
        <w:t>客户端架构</w:t>
      </w:r>
      <w:bookmarkEnd w:id="202"/>
    </w:p>
    <w:p w14:paraId="3D91450C" w14:textId="36748EFF" w:rsidR="00746436" w:rsidRDefault="00746436" w:rsidP="00746436">
      <w:pPr>
        <w:ind w:firstLine="480"/>
      </w:pPr>
      <w:r>
        <w:rPr>
          <w:rFonts w:hint="eastAsia"/>
        </w:rPr>
        <w:t>由</w:t>
      </w:r>
      <w:ins w:id="203" w:author="rv734" w:date="2023-05-03T15:56:00Z">
        <w:r w:rsidR="0047596B">
          <w:rPr>
            <w:rFonts w:hint="eastAsia"/>
          </w:rPr>
          <w:t>客户端架构图</w:t>
        </w:r>
      </w:ins>
      <w:del w:id="204" w:author="rv734" w:date="2023-05-03T15:56:00Z">
        <w:r w:rsidR="00FD313B" w:rsidDel="0047596B">
          <w:fldChar w:fldCharType="begin"/>
        </w:r>
        <w:r w:rsidR="00FD313B" w:rsidDel="0047596B">
          <w:delInstrText xml:space="preserve"> </w:delInstrText>
        </w:r>
        <w:r w:rsidR="00FD313B" w:rsidDel="0047596B">
          <w:rPr>
            <w:rFonts w:hint="eastAsia"/>
          </w:rPr>
          <w:delInstrText>REF _Ref132814188 \h</w:delInstrText>
        </w:r>
        <w:r w:rsidR="00FD313B" w:rsidDel="0047596B">
          <w:delInstrText xml:space="preserve"> </w:delInstrText>
        </w:r>
        <w:r w:rsidR="00FD313B" w:rsidDel="0047596B">
          <w:fldChar w:fldCharType="separate"/>
        </w:r>
        <w:r w:rsidR="0056517B" w:rsidDel="0047596B">
          <w:rPr>
            <w:rFonts w:hint="eastAsia"/>
          </w:rPr>
          <w:delText>图</w:delText>
        </w:r>
        <w:r w:rsidR="0056517B" w:rsidDel="0047596B">
          <w:rPr>
            <w:rFonts w:hint="eastAsia"/>
          </w:rPr>
          <w:delText xml:space="preserve"> </w:delText>
        </w:r>
        <w:r w:rsidR="0056517B" w:rsidDel="0047596B">
          <w:rPr>
            <w:noProof/>
          </w:rPr>
          <w:delText>4</w:delText>
        </w:r>
        <w:r w:rsidR="0056517B" w:rsidDel="0047596B">
          <w:delText>.</w:delText>
        </w:r>
        <w:r w:rsidR="0056517B" w:rsidDel="0047596B">
          <w:rPr>
            <w:noProof/>
          </w:rPr>
          <w:delText>1</w:delText>
        </w:r>
        <w:r w:rsidR="0056517B" w:rsidDel="0047596B">
          <w:delText xml:space="preserve"> </w:delText>
        </w:r>
        <w:r w:rsidR="0056517B" w:rsidRPr="004667FB" w:rsidDel="0047596B">
          <w:delText>客户端架构</w:delText>
        </w:r>
        <w:r w:rsidR="00FD313B" w:rsidDel="0047596B">
          <w:fldChar w:fldCharType="end"/>
        </w:r>
      </w:del>
      <w:r>
        <w:rPr>
          <w:rFonts w:hint="eastAsia"/>
        </w:rPr>
        <w:t>可以看出，客户端的框架设计中在网络接连处安插了一层通信管理，通信管理负责整个客户端程序与服务器的数据交互，所有从客户端发送或者从服务器接收的消息都用通信管理</w:t>
      </w:r>
      <w:proofErr w:type="gramStart"/>
      <w:r>
        <w:rPr>
          <w:rFonts w:hint="eastAsia"/>
        </w:rPr>
        <w:t>层统一</w:t>
      </w:r>
      <w:proofErr w:type="gramEnd"/>
      <w:r>
        <w:rPr>
          <w:rFonts w:hint="eastAsia"/>
        </w:rPr>
        <w:t>分配到各个模块。</w:t>
      </w:r>
    </w:p>
    <w:p w14:paraId="0912A5AB" w14:textId="77777777" w:rsidR="00746436"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47293F27" w14:textId="77777777" w:rsidR="00A70BBC" w:rsidRPr="00A70BBC" w:rsidRDefault="00A70BBC" w:rsidP="00A70BBC">
      <w:pPr>
        <w:ind w:firstLine="480"/>
        <w:jc w:val="center"/>
      </w:pPr>
    </w:p>
    <w:p w14:paraId="7FAEE727" w14:textId="1246C9FE" w:rsidR="006611D3" w:rsidRDefault="00121D55" w:rsidP="00121D55">
      <w:pPr>
        <w:pStyle w:val="2"/>
        <w:spacing w:before="156" w:after="156"/>
      </w:pPr>
      <w:bookmarkStart w:id="205" w:name="_Toc134008055"/>
      <w:r>
        <w:rPr>
          <w:rFonts w:hint="eastAsia"/>
        </w:rPr>
        <w:lastRenderedPageBreak/>
        <w:t>登录流程</w:t>
      </w:r>
      <w:bookmarkEnd w:id="205"/>
    </w:p>
    <w:p w14:paraId="2E9976DB" w14:textId="77777777" w:rsidR="00121D55" w:rsidRDefault="00121D55" w:rsidP="00121D55">
      <w:pPr>
        <w:pStyle w:val="af"/>
        <w:keepNext/>
      </w:pPr>
      <w:r>
        <w:rPr>
          <w:rFonts w:hint="eastAsia"/>
          <w:noProof/>
        </w:rPr>
        <w:drawing>
          <wp:inline distT="0" distB="0" distL="0" distR="0" wp14:anchorId="4C33227C" wp14:editId="31C4BC0E">
            <wp:extent cx="3824578" cy="4041455"/>
            <wp:effectExtent l="0" t="0" r="5080" b="0"/>
            <wp:docPr id="6098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6118" name="图片 609806118"/>
                    <pic:cNvPicPr/>
                  </pic:nvPicPr>
                  <pic:blipFill>
                    <a:blip r:embed="rId24">
                      <a:extLst>
                        <a:ext uri="{28A0092B-C50C-407E-A947-70E740481C1C}">
                          <a14:useLocalDpi xmlns:a14="http://schemas.microsoft.com/office/drawing/2010/main" val="0"/>
                        </a:ext>
                      </a:extLst>
                    </a:blip>
                    <a:stretch>
                      <a:fillRect/>
                    </a:stretch>
                  </pic:blipFill>
                  <pic:spPr>
                    <a:xfrm>
                      <a:off x="0" y="0"/>
                      <a:ext cx="3826186" cy="4043154"/>
                    </a:xfrm>
                    <a:prstGeom prst="rect">
                      <a:avLst/>
                    </a:prstGeom>
                  </pic:spPr>
                </pic:pic>
              </a:graphicData>
            </a:graphic>
          </wp:inline>
        </w:drawing>
      </w:r>
    </w:p>
    <w:p w14:paraId="7F628A8D" w14:textId="65F92731" w:rsidR="00121D55" w:rsidRDefault="00121D55" w:rsidP="00121D55">
      <w:pPr>
        <w:pStyle w:val="a3"/>
        <w:ind w:firstLine="400"/>
        <w:jc w:val="center"/>
      </w:pPr>
      <w:bookmarkStart w:id="206" w:name="_Ref133064563"/>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登录流程</w:t>
      </w:r>
      <w:bookmarkEnd w:id="206"/>
    </w:p>
    <w:p w14:paraId="7D397AE5" w14:textId="1E196D75" w:rsidR="00121D55" w:rsidRDefault="0047596B" w:rsidP="00121D55">
      <w:pPr>
        <w:ind w:firstLine="480"/>
      </w:pPr>
      <w:ins w:id="207" w:author="rv734" w:date="2023-05-03T15:56:00Z">
        <w:r>
          <w:rPr>
            <w:rFonts w:hint="eastAsia"/>
          </w:rPr>
          <w:t>从登录流程图</w:t>
        </w:r>
      </w:ins>
      <w:del w:id="208" w:author="rv734" w:date="2023-05-03T15:56:00Z">
        <w:r w:rsidR="00121D55" w:rsidDel="0047596B">
          <w:rPr>
            <w:rFonts w:hint="eastAsia"/>
          </w:rPr>
          <w:delText>从</w:delText>
        </w:r>
        <w:r w:rsidR="00121D55" w:rsidDel="0047596B">
          <w:fldChar w:fldCharType="begin"/>
        </w:r>
        <w:r w:rsidR="00121D55" w:rsidDel="0047596B">
          <w:delInstrText xml:space="preserve"> </w:delInstrText>
        </w:r>
        <w:r w:rsidR="00121D55" w:rsidDel="0047596B">
          <w:rPr>
            <w:rFonts w:hint="eastAsia"/>
          </w:rPr>
          <w:delInstrText>REF _Ref133064563 \h</w:delInstrText>
        </w:r>
        <w:r w:rsidR="00121D55" w:rsidDel="0047596B">
          <w:delInstrText xml:space="preserve"> </w:delInstrText>
        </w:r>
        <w:r w:rsidR="00121D55" w:rsidDel="0047596B">
          <w:fldChar w:fldCharType="separate"/>
        </w:r>
        <w:r w:rsidR="0056517B" w:rsidDel="0047596B">
          <w:rPr>
            <w:rFonts w:hint="eastAsia"/>
          </w:rPr>
          <w:delText>图</w:delText>
        </w:r>
        <w:r w:rsidR="0056517B" w:rsidDel="0047596B">
          <w:rPr>
            <w:rFonts w:hint="eastAsia"/>
          </w:rPr>
          <w:delText xml:space="preserve"> </w:delText>
        </w:r>
        <w:r w:rsidR="0056517B" w:rsidDel="0047596B">
          <w:rPr>
            <w:noProof/>
          </w:rPr>
          <w:delText>4</w:delText>
        </w:r>
        <w:r w:rsidR="0056517B" w:rsidDel="0047596B">
          <w:delText>.</w:delText>
        </w:r>
        <w:r w:rsidR="0056517B" w:rsidDel="0047596B">
          <w:rPr>
            <w:noProof/>
          </w:rPr>
          <w:delText>2</w:delText>
        </w:r>
        <w:r w:rsidR="0056517B" w:rsidDel="0047596B">
          <w:delText xml:space="preserve"> </w:delText>
        </w:r>
        <w:r w:rsidR="0056517B" w:rsidDel="0047596B">
          <w:rPr>
            <w:rFonts w:hint="eastAsia"/>
          </w:rPr>
          <w:delText>登录流程</w:delText>
        </w:r>
        <w:r w:rsidR="00121D55" w:rsidDel="0047596B">
          <w:fldChar w:fldCharType="end"/>
        </w:r>
        <w:r w:rsidR="00121D55" w:rsidDel="0047596B">
          <w:rPr>
            <w:rFonts w:hint="eastAsia"/>
          </w:rPr>
          <w:delText>中</w:delText>
        </w:r>
      </w:del>
      <w:r w:rsidR="00121D55">
        <w:rPr>
          <w:rFonts w:hint="eastAsia"/>
        </w:rPr>
        <w:t>可以看出，程序的登录流程。程序的登录大致可以分为两个状态，有账号与无账号状态。当有账号时，可直接输入账号密码登录。无账号时，需申请账号，并登录到好友列表界面。</w:t>
      </w:r>
    </w:p>
    <w:p w14:paraId="4A84D46B" w14:textId="45A96D80" w:rsidR="00121D55" w:rsidRDefault="00FD313B" w:rsidP="00FD313B">
      <w:pPr>
        <w:pStyle w:val="2"/>
        <w:spacing w:before="156" w:after="156"/>
      </w:pPr>
      <w:bookmarkStart w:id="209" w:name="_Toc134008056"/>
      <w:commentRangeStart w:id="210"/>
      <w:r>
        <w:rPr>
          <w:rFonts w:hint="eastAsia"/>
        </w:rPr>
        <w:lastRenderedPageBreak/>
        <w:t>登录状态切换</w:t>
      </w:r>
      <w:bookmarkEnd w:id="209"/>
    </w:p>
    <w:p w14:paraId="7CC63F97" w14:textId="45A9FC18" w:rsidR="00FD313B" w:rsidRDefault="0093116F" w:rsidP="00FD313B">
      <w:pPr>
        <w:pStyle w:val="af"/>
        <w:keepNext/>
      </w:pPr>
      <w:r>
        <w:rPr>
          <w:noProof/>
        </w:rPr>
        <w:drawing>
          <wp:inline distT="0" distB="0" distL="0" distR="0" wp14:anchorId="2538F319" wp14:editId="7D86F30F">
            <wp:extent cx="5274310" cy="4529455"/>
            <wp:effectExtent l="0" t="0" r="2540" b="4445"/>
            <wp:docPr id="1796822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2142" name="图片 1796822142"/>
                    <pic:cNvPicPr/>
                  </pic:nvPicPr>
                  <pic:blipFill>
                    <a:blip r:embed="rId25">
                      <a:extLst>
                        <a:ext uri="{28A0092B-C50C-407E-A947-70E740481C1C}">
                          <a14:useLocalDpi xmlns:a14="http://schemas.microsoft.com/office/drawing/2010/main" val="0"/>
                        </a:ext>
                      </a:extLst>
                    </a:blip>
                    <a:stretch>
                      <a:fillRect/>
                    </a:stretch>
                  </pic:blipFill>
                  <pic:spPr>
                    <a:xfrm>
                      <a:off x="0" y="0"/>
                      <a:ext cx="5274310" cy="4529455"/>
                    </a:xfrm>
                    <a:prstGeom prst="rect">
                      <a:avLst/>
                    </a:prstGeom>
                  </pic:spPr>
                </pic:pic>
              </a:graphicData>
            </a:graphic>
          </wp:inline>
        </w:drawing>
      </w:r>
    </w:p>
    <w:p w14:paraId="6AA2BC94" w14:textId="0118EE96" w:rsidR="00FD313B" w:rsidRDefault="00FD313B" w:rsidP="00FD313B">
      <w:pPr>
        <w:pStyle w:val="a3"/>
        <w:ind w:firstLine="400"/>
        <w:jc w:val="center"/>
      </w:pPr>
      <w:bookmarkStart w:id="211" w:name="_Ref13306651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登录状态</w:t>
      </w:r>
      <w:bookmarkEnd w:id="211"/>
    </w:p>
    <w:p w14:paraId="64974431" w14:textId="435B8268" w:rsidR="00FD313B" w:rsidRDefault="0047596B" w:rsidP="00FD313B">
      <w:pPr>
        <w:ind w:firstLine="480"/>
      </w:pPr>
      <w:ins w:id="212" w:author="rv734" w:date="2023-05-03T15:57:00Z">
        <w:r>
          <w:rPr>
            <w:rFonts w:hint="eastAsia"/>
          </w:rPr>
          <w:t>由登陆状态图</w:t>
        </w:r>
      </w:ins>
      <w:del w:id="213" w:author="rv734" w:date="2023-05-03T15:57:00Z">
        <w:r w:rsidR="00FD313B" w:rsidDel="0047596B">
          <w:rPr>
            <w:rFonts w:hint="eastAsia"/>
          </w:rPr>
          <w:delText>从</w:delText>
        </w:r>
        <w:r w:rsidR="00FD313B" w:rsidDel="0047596B">
          <w:fldChar w:fldCharType="begin"/>
        </w:r>
        <w:r w:rsidR="00FD313B" w:rsidDel="0047596B">
          <w:delInstrText xml:space="preserve"> </w:delInstrText>
        </w:r>
        <w:r w:rsidR="00FD313B" w:rsidDel="0047596B">
          <w:rPr>
            <w:rFonts w:hint="eastAsia"/>
          </w:rPr>
          <w:delInstrText>REF _Ref133066512 \h</w:delInstrText>
        </w:r>
        <w:r w:rsidR="00FD313B" w:rsidDel="0047596B">
          <w:delInstrText xml:space="preserve"> </w:delInstrText>
        </w:r>
        <w:r w:rsidR="00FD313B" w:rsidDel="0047596B">
          <w:fldChar w:fldCharType="separate"/>
        </w:r>
        <w:r w:rsidR="0056517B" w:rsidDel="0047596B">
          <w:rPr>
            <w:rFonts w:hint="eastAsia"/>
          </w:rPr>
          <w:delText>图</w:delText>
        </w:r>
        <w:r w:rsidR="0056517B" w:rsidDel="0047596B">
          <w:rPr>
            <w:rFonts w:hint="eastAsia"/>
          </w:rPr>
          <w:delText xml:space="preserve"> </w:delText>
        </w:r>
        <w:r w:rsidR="0056517B" w:rsidDel="0047596B">
          <w:rPr>
            <w:noProof/>
          </w:rPr>
          <w:delText>4</w:delText>
        </w:r>
        <w:r w:rsidR="0056517B" w:rsidDel="0047596B">
          <w:delText>.</w:delText>
        </w:r>
        <w:r w:rsidR="0056517B" w:rsidDel="0047596B">
          <w:rPr>
            <w:noProof/>
          </w:rPr>
          <w:delText>3</w:delText>
        </w:r>
        <w:r w:rsidR="0056517B" w:rsidDel="0047596B">
          <w:delText xml:space="preserve"> </w:delText>
        </w:r>
        <w:r w:rsidR="0056517B" w:rsidDel="0047596B">
          <w:rPr>
            <w:rFonts w:hint="eastAsia"/>
          </w:rPr>
          <w:delText>登录状态</w:delText>
        </w:r>
        <w:r w:rsidR="00FD313B" w:rsidDel="0047596B">
          <w:fldChar w:fldCharType="end"/>
        </w:r>
        <w:r w:rsidR="00FD313B" w:rsidDel="0047596B">
          <w:rPr>
            <w:rFonts w:hint="eastAsia"/>
          </w:rPr>
          <w:delText>中</w:delText>
        </w:r>
      </w:del>
      <w:r w:rsidR="00FD313B">
        <w:rPr>
          <w:rFonts w:hint="eastAsia"/>
        </w:rPr>
        <w:t>可以看出，客户端登录、注册时与数据与服务器的交互状态，以及</w:t>
      </w:r>
      <w:r w:rsidR="00FD313B">
        <w:rPr>
          <w:rFonts w:hint="eastAsia"/>
        </w:rPr>
        <w:t>UI</w:t>
      </w:r>
      <w:r w:rsidR="00FD313B">
        <w:rPr>
          <w:rFonts w:hint="eastAsia"/>
        </w:rPr>
        <w:t>切换的状态。图中可以清晰的看出，程序运行到成功登录的所有状态。首先程序运行会弹出登录界面，登录界面提供了</w:t>
      </w:r>
      <w:r w:rsidR="00FD313B">
        <w:rPr>
          <w:rFonts w:hint="eastAsia"/>
        </w:rPr>
        <w:t>UI</w:t>
      </w:r>
      <w:r w:rsidR="00FD313B">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w:t>
      </w:r>
      <w:proofErr w:type="gramStart"/>
      <w:r w:rsidR="0093116F">
        <w:rPr>
          <w:rFonts w:hint="eastAsia"/>
        </w:rPr>
        <w:t>器做出</w:t>
      </w:r>
      <w:proofErr w:type="gramEnd"/>
      <w:r w:rsidR="0093116F">
        <w:rPr>
          <w:rFonts w:hint="eastAsia"/>
        </w:rPr>
        <w:t>不同状态的切换。</w:t>
      </w:r>
    </w:p>
    <w:p w14:paraId="5D7D96D9" w14:textId="21F4BFA5" w:rsidR="0093116F" w:rsidDel="0047596B" w:rsidRDefault="0093116F" w:rsidP="00FD313B">
      <w:pPr>
        <w:ind w:firstLine="480"/>
        <w:rPr>
          <w:del w:id="214" w:author="rv734" w:date="2023-05-03T15:57:00Z"/>
        </w:rPr>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47596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commentRangeEnd w:id="210"/>
      <w:r w:rsidR="00727034">
        <w:rPr>
          <w:rStyle w:val="af2"/>
        </w:rPr>
        <w:commentReference w:id="210"/>
      </w:r>
    </w:p>
    <w:p w14:paraId="51FC937B" w14:textId="0FC225CB" w:rsidR="00FD313B" w:rsidRDefault="00615969" w:rsidP="00615969">
      <w:pPr>
        <w:pStyle w:val="2"/>
        <w:spacing w:before="156" w:after="156"/>
      </w:pPr>
      <w:bookmarkStart w:id="215" w:name="_Toc134008057"/>
      <w:r>
        <w:rPr>
          <w:rFonts w:hint="eastAsia"/>
        </w:rPr>
        <w:lastRenderedPageBreak/>
        <w:t>数据交换流程</w:t>
      </w:r>
      <w:bookmarkEnd w:id="215"/>
    </w:p>
    <w:p w14:paraId="3346C342" w14:textId="77777777" w:rsidR="000B7640" w:rsidRDefault="000B7640" w:rsidP="000B7640">
      <w:pPr>
        <w:pStyle w:val="af"/>
        <w:keepNext/>
      </w:pPr>
      <w:r>
        <w:rPr>
          <w:rFonts w:hint="eastAsia"/>
          <w:noProof/>
        </w:rPr>
        <w:drawing>
          <wp:inline distT="0" distB="0" distL="0" distR="0" wp14:anchorId="5846EE6B" wp14:editId="173483C8">
            <wp:extent cx="3410426" cy="3953427"/>
            <wp:effectExtent l="0" t="0" r="0" b="9525"/>
            <wp:docPr id="1033340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0707" name="图片 1033340707"/>
                    <pic:cNvPicPr/>
                  </pic:nvPicPr>
                  <pic:blipFill>
                    <a:blip r:embed="rId26">
                      <a:extLst>
                        <a:ext uri="{28A0092B-C50C-407E-A947-70E740481C1C}">
                          <a14:useLocalDpi xmlns:a14="http://schemas.microsoft.com/office/drawing/2010/main" val="0"/>
                        </a:ext>
                      </a:extLst>
                    </a:blip>
                    <a:stretch>
                      <a:fillRect/>
                    </a:stretch>
                  </pic:blipFill>
                  <pic:spPr>
                    <a:xfrm>
                      <a:off x="0" y="0"/>
                      <a:ext cx="3410426" cy="3953427"/>
                    </a:xfrm>
                    <a:prstGeom prst="rect">
                      <a:avLst/>
                    </a:prstGeom>
                  </pic:spPr>
                </pic:pic>
              </a:graphicData>
            </a:graphic>
          </wp:inline>
        </w:drawing>
      </w:r>
    </w:p>
    <w:p w14:paraId="507DCCD3" w14:textId="01C466A1" w:rsidR="000B7640" w:rsidRDefault="000B7640" w:rsidP="000B7640">
      <w:pPr>
        <w:pStyle w:val="a3"/>
        <w:ind w:firstLine="400"/>
        <w:jc w:val="center"/>
      </w:pPr>
      <w:bookmarkStart w:id="216" w:name="_Ref13307000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t xml:space="preserve"> </w:t>
      </w:r>
      <w:r>
        <w:rPr>
          <w:rFonts w:hint="eastAsia"/>
        </w:rPr>
        <w:t>数据交换流程</w:t>
      </w:r>
      <w:bookmarkEnd w:id="216"/>
    </w:p>
    <w:p w14:paraId="32EDEF4C" w14:textId="79668914" w:rsidR="000B7640" w:rsidRDefault="000B7640" w:rsidP="000B7640">
      <w:pPr>
        <w:ind w:firstLine="480"/>
      </w:pPr>
      <w:del w:id="217" w:author="rv734" w:date="2023-05-03T15:57:00Z">
        <w:r w:rsidDel="0047596B">
          <w:rPr>
            <w:rFonts w:hint="eastAsia"/>
          </w:rPr>
          <w:delText>从</w:delText>
        </w:r>
        <w:r w:rsidDel="0047596B">
          <w:rPr>
            <w:rFonts w:hint="eastAsia"/>
          </w:rPr>
          <w:fldChar w:fldCharType="begin"/>
        </w:r>
        <w:r w:rsidDel="0047596B">
          <w:rPr>
            <w:rFonts w:hint="eastAsia"/>
          </w:rPr>
          <w:delInstrText xml:space="preserve"> REF _Ref133070007 \h </w:delInstrText>
        </w:r>
        <w:r w:rsidDel="0047596B">
          <w:rPr>
            <w:rFonts w:hint="eastAsia"/>
          </w:rPr>
        </w:r>
        <w:r w:rsidDel="0047596B">
          <w:rPr>
            <w:rFonts w:hint="eastAsia"/>
          </w:rPr>
          <w:fldChar w:fldCharType="separate"/>
        </w:r>
        <w:r w:rsidR="0056517B" w:rsidDel="0047596B">
          <w:rPr>
            <w:rFonts w:hint="eastAsia"/>
          </w:rPr>
          <w:delText>图</w:delText>
        </w:r>
        <w:r w:rsidR="0056517B" w:rsidDel="0047596B">
          <w:rPr>
            <w:rFonts w:hint="eastAsia"/>
          </w:rPr>
          <w:delText xml:space="preserve"> </w:delText>
        </w:r>
        <w:r w:rsidR="0056517B" w:rsidDel="0047596B">
          <w:rPr>
            <w:rFonts w:hint="eastAsia"/>
            <w:noProof/>
          </w:rPr>
          <w:delText>4</w:delText>
        </w:r>
        <w:r w:rsidR="0056517B" w:rsidDel="0047596B">
          <w:rPr>
            <w:rFonts w:hint="eastAsia"/>
          </w:rPr>
          <w:delText>.</w:delText>
        </w:r>
        <w:r w:rsidR="0056517B" w:rsidDel="0047596B">
          <w:rPr>
            <w:rFonts w:hint="eastAsia"/>
            <w:noProof/>
          </w:rPr>
          <w:delText>4</w:delText>
        </w:r>
        <w:r w:rsidR="0056517B" w:rsidDel="0047596B">
          <w:rPr>
            <w:rFonts w:hint="eastAsia"/>
          </w:rPr>
          <w:delText xml:space="preserve"> </w:delText>
        </w:r>
        <w:r w:rsidR="0056517B" w:rsidDel="0047596B">
          <w:rPr>
            <w:rFonts w:hint="eastAsia"/>
          </w:rPr>
          <w:delText>数据交换流程</w:delText>
        </w:r>
        <w:r w:rsidDel="0047596B">
          <w:rPr>
            <w:rFonts w:hint="eastAsia"/>
          </w:rPr>
          <w:fldChar w:fldCharType="end"/>
        </w:r>
      </w:del>
      <w:ins w:id="218" w:author="rv734" w:date="2023-05-03T15:57:00Z">
        <w:r w:rsidR="0047596B">
          <w:rPr>
            <w:rFonts w:hint="eastAsia"/>
          </w:rPr>
          <w:t>从图</w:t>
        </w:r>
        <w:r w:rsidR="0047596B">
          <w:rPr>
            <w:rFonts w:hint="eastAsia"/>
          </w:rPr>
          <w:t>4</w:t>
        </w:r>
        <w:r w:rsidR="0047596B">
          <w:t>.4</w:t>
        </w:r>
      </w:ins>
      <w:r>
        <w:rPr>
          <w:rFonts w:hint="eastAsia"/>
        </w:rPr>
        <w:t>中可以看出，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1EAA0A4B" w14:textId="17710CCE" w:rsidR="000B7640" w:rsidRPr="000B7640" w:rsidRDefault="00450C07" w:rsidP="00FD0C66">
      <w:pPr>
        <w:pStyle w:val="2"/>
        <w:spacing w:before="156" w:after="156"/>
      </w:pPr>
      <w:bookmarkStart w:id="219" w:name="_Toc134008058"/>
      <w:r>
        <w:rPr>
          <w:rFonts w:hint="eastAsia"/>
        </w:rPr>
        <w:lastRenderedPageBreak/>
        <w:t>数据交换状态</w:t>
      </w:r>
      <w:bookmarkEnd w:id="219"/>
    </w:p>
    <w:p w14:paraId="17406349" w14:textId="77777777" w:rsidR="00450C07" w:rsidRDefault="000B7640" w:rsidP="00450C07">
      <w:pPr>
        <w:pStyle w:val="af"/>
        <w:keepNext/>
      </w:pPr>
      <w:r>
        <w:rPr>
          <w:rFonts w:hint="eastAsia"/>
          <w:noProof/>
        </w:rPr>
        <w:drawing>
          <wp:inline distT="0" distB="0" distL="0" distR="0" wp14:anchorId="72DAA5BB" wp14:editId="597F45BC">
            <wp:extent cx="5274310" cy="3771900"/>
            <wp:effectExtent l="0" t="0" r="2540" b="0"/>
            <wp:docPr id="20532955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593" name="图片 2053295593"/>
                    <pic:cNvPicPr/>
                  </pic:nvPicPr>
                  <pic:blipFill>
                    <a:blip r:embed="rId27">
                      <a:extLst>
                        <a:ext uri="{28A0092B-C50C-407E-A947-70E740481C1C}">
                          <a14:useLocalDpi xmlns:a14="http://schemas.microsoft.com/office/drawing/2010/main" val="0"/>
                        </a:ext>
                      </a:extLst>
                    </a:blip>
                    <a:stretch>
                      <a:fillRect/>
                    </a:stretch>
                  </pic:blipFill>
                  <pic:spPr>
                    <a:xfrm>
                      <a:off x="0" y="0"/>
                      <a:ext cx="5274310" cy="3771900"/>
                    </a:xfrm>
                    <a:prstGeom prst="rect">
                      <a:avLst/>
                    </a:prstGeom>
                  </pic:spPr>
                </pic:pic>
              </a:graphicData>
            </a:graphic>
          </wp:inline>
        </w:drawing>
      </w:r>
    </w:p>
    <w:p w14:paraId="6231AA28" w14:textId="308CD4FE" w:rsidR="00615969" w:rsidRDefault="00450C07" w:rsidP="00450C07">
      <w:pPr>
        <w:pStyle w:val="a3"/>
        <w:ind w:firstLine="400"/>
        <w:jc w:val="center"/>
      </w:pPr>
      <w:bookmarkStart w:id="220" w:name="_Ref133070260"/>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数据交换状态</w:t>
      </w:r>
      <w:bookmarkEnd w:id="220"/>
    </w:p>
    <w:p w14:paraId="1F9BD51D" w14:textId="0209B692" w:rsidR="00385625" w:rsidRDefault="00450C07" w:rsidP="00450C07">
      <w:pPr>
        <w:ind w:firstLine="480"/>
      </w:pPr>
      <w:r>
        <w:rPr>
          <w:rFonts w:hint="eastAsia"/>
        </w:rPr>
        <w:t>由</w:t>
      </w:r>
      <w:del w:id="221" w:author="rv734" w:date="2023-05-03T15:57:00Z">
        <w:r w:rsidDel="00782F1C">
          <w:rPr>
            <w:rFonts w:hint="eastAsia"/>
          </w:rPr>
          <w:fldChar w:fldCharType="begin"/>
        </w:r>
        <w:r w:rsidDel="00782F1C">
          <w:rPr>
            <w:rFonts w:hint="eastAsia"/>
          </w:rPr>
          <w:delInstrText xml:space="preserve"> REF _Ref133070260 \h </w:delInstrText>
        </w:r>
        <w:r w:rsidDel="00782F1C">
          <w:rPr>
            <w:rFonts w:hint="eastAsia"/>
          </w:rPr>
        </w:r>
        <w:r w:rsidDel="00782F1C">
          <w:rPr>
            <w:rFonts w:hint="eastAsia"/>
          </w:rPr>
          <w:fldChar w:fldCharType="separate"/>
        </w:r>
        <w:r w:rsidR="0056517B" w:rsidDel="00782F1C">
          <w:rPr>
            <w:rFonts w:hint="eastAsia"/>
          </w:rPr>
          <w:delText>图</w:delText>
        </w:r>
        <w:r w:rsidR="0056517B" w:rsidDel="00782F1C">
          <w:rPr>
            <w:rFonts w:hint="eastAsia"/>
          </w:rPr>
          <w:delText xml:space="preserve"> </w:delText>
        </w:r>
        <w:r w:rsidR="0056517B" w:rsidDel="00782F1C">
          <w:rPr>
            <w:rFonts w:hint="eastAsia"/>
            <w:noProof/>
          </w:rPr>
          <w:delText>4</w:delText>
        </w:r>
        <w:r w:rsidR="0056517B" w:rsidDel="00782F1C">
          <w:rPr>
            <w:rFonts w:hint="eastAsia"/>
          </w:rPr>
          <w:delText>.</w:delText>
        </w:r>
        <w:r w:rsidR="0056517B" w:rsidDel="00782F1C">
          <w:rPr>
            <w:rFonts w:hint="eastAsia"/>
            <w:noProof/>
          </w:rPr>
          <w:delText>5</w:delText>
        </w:r>
        <w:r w:rsidR="0056517B" w:rsidDel="00782F1C">
          <w:rPr>
            <w:rFonts w:hint="eastAsia"/>
          </w:rPr>
          <w:delText xml:space="preserve"> </w:delText>
        </w:r>
        <w:r w:rsidR="0056517B" w:rsidDel="00782F1C">
          <w:rPr>
            <w:rFonts w:hint="eastAsia"/>
          </w:rPr>
          <w:delText>数据交换状态</w:delText>
        </w:r>
        <w:r w:rsidDel="00782F1C">
          <w:rPr>
            <w:rFonts w:hint="eastAsia"/>
          </w:rPr>
          <w:fldChar w:fldCharType="end"/>
        </w:r>
      </w:del>
      <w:ins w:id="222" w:author="rv734" w:date="2023-05-03T15:57:00Z">
        <w:r w:rsidR="00782F1C">
          <w:rPr>
            <w:rFonts w:hint="eastAsia"/>
          </w:rPr>
          <w:t>图</w:t>
        </w:r>
        <w:r w:rsidR="00782F1C">
          <w:rPr>
            <w:rFonts w:hint="eastAsia"/>
          </w:rPr>
          <w:t>4</w:t>
        </w:r>
        <w:r w:rsidR="00782F1C">
          <w:t>.5</w:t>
        </w:r>
      </w:ins>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w:t>
      </w:r>
      <w:r w:rsidR="002E627C">
        <w:rPr>
          <w:rFonts w:hint="eastAsia"/>
        </w:rPr>
        <w:t>消息、表情包、文件。</w:t>
      </w:r>
    </w:p>
    <w:p w14:paraId="45F7850D" w14:textId="6218FBB3" w:rsidR="00450C07" w:rsidRDefault="002E627C" w:rsidP="00450C07">
      <w:pPr>
        <w:ind w:firstLine="480"/>
      </w:pPr>
      <w:r>
        <w:rPr>
          <w:rFonts w:hint="eastAsia"/>
        </w:rPr>
        <w:t>发送</w:t>
      </w:r>
      <w:r w:rsidR="00385625">
        <w:rPr>
          <w:rFonts w:hint="eastAsia"/>
        </w:rPr>
        <w:t>任何一</w:t>
      </w:r>
      <w:r>
        <w:rPr>
          <w:rFonts w:hint="eastAsia"/>
        </w:rPr>
        <w:t>种</w:t>
      </w:r>
      <w:r w:rsidR="00385625">
        <w:rPr>
          <w:rFonts w:hint="eastAsia"/>
        </w:rPr>
        <w:t>类型的数据，都</w:t>
      </w:r>
      <w:r>
        <w:rPr>
          <w:rFonts w:hint="eastAsia"/>
        </w:rPr>
        <w:t>首先传递到网络连接层，将消息类型预处理，之后发送到服务器。服务器将数据转发到目标客户端时，由接收</w:t>
      </w:r>
      <w:proofErr w:type="gramStart"/>
      <w:r>
        <w:rPr>
          <w:rFonts w:hint="eastAsia"/>
        </w:rPr>
        <w:t>解析器</w:t>
      </w:r>
      <w:proofErr w:type="gramEnd"/>
      <w:r>
        <w:rPr>
          <w:rFonts w:hint="eastAsia"/>
        </w:rPr>
        <w:t>分析类型，再调用对应的</w:t>
      </w:r>
      <w:r w:rsidR="008A6D41">
        <w:rPr>
          <w:rFonts w:hint="eastAsia"/>
        </w:rPr>
        <w:t>处理函数</w:t>
      </w:r>
      <w:r>
        <w:rPr>
          <w:rFonts w:hint="eastAsia"/>
        </w:rPr>
        <w:t>。不管</w:t>
      </w:r>
      <w:r w:rsidR="00F524A9">
        <w:rPr>
          <w:rFonts w:hint="eastAsia"/>
        </w:rPr>
        <w:t>收到</w:t>
      </w:r>
      <w:r>
        <w:rPr>
          <w:rFonts w:hint="eastAsia"/>
        </w:rPr>
        <w:t>何种</w:t>
      </w:r>
      <w:r w:rsidR="00F524A9">
        <w:rPr>
          <w:rFonts w:hint="eastAsia"/>
        </w:rPr>
        <w:t>消息类型</w:t>
      </w:r>
      <w:r>
        <w:rPr>
          <w:rFonts w:hint="eastAsia"/>
        </w:rPr>
        <w:t>，目标客户端都会将聊天窗口弹出，以表示接收到对话。</w:t>
      </w:r>
    </w:p>
    <w:p w14:paraId="2B6A4F77" w14:textId="77777777" w:rsidR="00746436" w:rsidRDefault="00746436" w:rsidP="00746436">
      <w:pPr>
        <w:pStyle w:val="2"/>
        <w:spacing w:before="156" w:after="156"/>
      </w:pPr>
      <w:bookmarkStart w:id="223" w:name="_Toc134008059"/>
      <w:r>
        <w:rPr>
          <w:rFonts w:hint="eastAsia"/>
        </w:rPr>
        <w:lastRenderedPageBreak/>
        <w:t>服务器架构设计</w:t>
      </w:r>
      <w:bookmarkEnd w:id="223"/>
    </w:p>
    <w:p w14:paraId="0C326085" w14:textId="77777777" w:rsidR="00A9408C" w:rsidRDefault="00746436" w:rsidP="00A9408C">
      <w:pPr>
        <w:pStyle w:val="af"/>
        <w:keepNext/>
      </w:pPr>
      <w:r>
        <w:rPr>
          <w:rFonts w:hint="eastAsia"/>
          <w:noProof/>
        </w:rPr>
        <w:drawing>
          <wp:inline distT="0" distB="0" distL="0" distR="0" wp14:anchorId="0AA059E2" wp14:editId="32EE8199">
            <wp:extent cx="5274310" cy="4107815"/>
            <wp:effectExtent l="0" t="0" r="2540" b="6985"/>
            <wp:docPr id="1246129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9204" name="图片 1246129204"/>
                    <pic:cNvPicPr/>
                  </pic:nvPicPr>
                  <pic:blipFill>
                    <a:blip r:embed="rId28">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28774081" w14:textId="1D00225D" w:rsidR="00746436" w:rsidRDefault="00A9408C" w:rsidP="00A9408C">
      <w:pPr>
        <w:pStyle w:val="a3"/>
        <w:ind w:firstLine="400"/>
        <w:jc w:val="center"/>
      </w:pPr>
      <w:bookmarkStart w:id="224" w:name="_Ref13307133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FF2DDB">
        <w:rPr>
          <w:rFonts w:hint="eastAsia"/>
        </w:rPr>
        <w:t>服务器架构</w:t>
      </w:r>
      <w:bookmarkEnd w:id="224"/>
    </w:p>
    <w:p w14:paraId="492C87FD" w14:textId="75B54425" w:rsidR="00746436" w:rsidRDefault="00746436" w:rsidP="00746436">
      <w:pPr>
        <w:ind w:firstLine="480"/>
      </w:pPr>
      <w:r>
        <w:rPr>
          <w:rFonts w:hint="eastAsia"/>
        </w:rPr>
        <w:t>由</w:t>
      </w:r>
      <w:del w:id="225" w:author="rv734" w:date="2023-05-03T15:58:00Z">
        <w:r w:rsidR="00A9408C" w:rsidDel="006E3490">
          <w:rPr>
            <w:rFonts w:hint="eastAsia"/>
          </w:rPr>
          <w:fldChar w:fldCharType="begin"/>
        </w:r>
        <w:r w:rsidR="00A9408C" w:rsidDel="006E3490">
          <w:rPr>
            <w:rFonts w:hint="eastAsia"/>
          </w:rPr>
          <w:delInstrText xml:space="preserve"> REF _Ref133071331 \h </w:delInstrText>
        </w:r>
        <w:r w:rsidR="00A9408C" w:rsidDel="006E3490">
          <w:rPr>
            <w:rFonts w:hint="eastAsia"/>
          </w:rPr>
        </w:r>
        <w:r w:rsidR="00A9408C" w:rsidDel="006E3490">
          <w:rPr>
            <w:rFonts w:hint="eastAsia"/>
          </w:rPr>
          <w:fldChar w:fldCharType="separate"/>
        </w:r>
        <w:r w:rsidR="0056517B" w:rsidDel="006E3490">
          <w:rPr>
            <w:rFonts w:hint="eastAsia"/>
          </w:rPr>
          <w:delText>图</w:delText>
        </w:r>
        <w:r w:rsidR="0056517B" w:rsidDel="006E3490">
          <w:rPr>
            <w:rFonts w:hint="eastAsia"/>
          </w:rPr>
          <w:delText xml:space="preserve"> </w:delText>
        </w:r>
        <w:r w:rsidR="0056517B" w:rsidDel="006E3490">
          <w:rPr>
            <w:rFonts w:hint="eastAsia"/>
            <w:noProof/>
          </w:rPr>
          <w:delText>4</w:delText>
        </w:r>
        <w:r w:rsidR="0056517B" w:rsidDel="006E3490">
          <w:rPr>
            <w:rFonts w:hint="eastAsia"/>
          </w:rPr>
          <w:delText>.</w:delText>
        </w:r>
        <w:r w:rsidR="0056517B" w:rsidDel="006E3490">
          <w:rPr>
            <w:rFonts w:hint="eastAsia"/>
            <w:noProof/>
          </w:rPr>
          <w:delText>6</w:delText>
        </w:r>
        <w:r w:rsidR="0056517B" w:rsidDel="006E3490">
          <w:rPr>
            <w:rFonts w:hint="eastAsia"/>
          </w:rPr>
          <w:delText xml:space="preserve"> </w:delText>
        </w:r>
        <w:r w:rsidR="0056517B" w:rsidRPr="00FF2DDB" w:rsidDel="006E3490">
          <w:rPr>
            <w:rFonts w:hint="eastAsia"/>
          </w:rPr>
          <w:delText>服务器架构</w:delText>
        </w:r>
        <w:r w:rsidR="00A9408C" w:rsidDel="006E3490">
          <w:rPr>
            <w:rFonts w:hint="eastAsia"/>
          </w:rPr>
          <w:fldChar w:fldCharType="end"/>
        </w:r>
      </w:del>
      <w:ins w:id="226" w:author="rv734" w:date="2023-05-03T15:58:00Z">
        <w:r w:rsidR="006E3490">
          <w:rPr>
            <w:rFonts w:hint="eastAsia"/>
          </w:rPr>
          <w:t>图</w:t>
        </w:r>
        <w:r w:rsidR="006E3490">
          <w:rPr>
            <w:rFonts w:hint="eastAsia"/>
          </w:rPr>
          <w:t>4</w:t>
        </w:r>
        <w:r w:rsidR="006E3490">
          <w:t>.6</w:t>
        </w:r>
      </w:ins>
      <w:r>
        <w:rPr>
          <w:rFonts w:hint="eastAsia"/>
        </w:rPr>
        <w:t>可以得知，当客户端向服务器发送消息时，由事件分发</w:t>
      </w:r>
      <w:proofErr w:type="gramStart"/>
      <w:r>
        <w:rPr>
          <w:rFonts w:hint="eastAsia"/>
        </w:rPr>
        <w:t>器判断</w:t>
      </w:r>
      <w:proofErr w:type="gramEnd"/>
      <w:r>
        <w:rPr>
          <w:rFonts w:hint="eastAsia"/>
        </w:rPr>
        <w:t>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227" w:name="_Toc134008060"/>
      <w:r>
        <w:rPr>
          <w:rFonts w:hint="eastAsia"/>
        </w:rPr>
        <w:lastRenderedPageBreak/>
        <w:t>注册请求处理</w:t>
      </w:r>
      <w:bookmarkEnd w:id="227"/>
    </w:p>
    <w:p w14:paraId="716DE395" w14:textId="77777777" w:rsidR="0094108B" w:rsidRDefault="0094108B" w:rsidP="006B48D9">
      <w:pPr>
        <w:pStyle w:val="af"/>
      </w:pPr>
      <w:r>
        <w:rPr>
          <w:rFonts w:hint="eastAsia"/>
          <w:noProof/>
        </w:rPr>
        <w:drawing>
          <wp:inline distT="0" distB="0" distL="0" distR="0" wp14:anchorId="2AE26AC8" wp14:editId="4AAA9EBE">
            <wp:extent cx="4301655" cy="4482919"/>
            <wp:effectExtent l="0" t="0" r="3810" b="0"/>
            <wp:docPr id="13909830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3003" name="图片 1390983003"/>
                    <pic:cNvPicPr/>
                  </pic:nvPicPr>
                  <pic:blipFill>
                    <a:blip r:embed="rId29">
                      <a:extLst>
                        <a:ext uri="{28A0092B-C50C-407E-A947-70E740481C1C}">
                          <a14:useLocalDpi xmlns:a14="http://schemas.microsoft.com/office/drawing/2010/main" val="0"/>
                        </a:ext>
                      </a:extLst>
                    </a:blip>
                    <a:stretch>
                      <a:fillRect/>
                    </a:stretch>
                  </pic:blipFill>
                  <pic:spPr>
                    <a:xfrm>
                      <a:off x="0" y="0"/>
                      <a:ext cx="4305777" cy="4487214"/>
                    </a:xfrm>
                    <a:prstGeom prst="rect">
                      <a:avLst/>
                    </a:prstGeom>
                  </pic:spPr>
                </pic:pic>
              </a:graphicData>
            </a:graphic>
          </wp:inline>
        </w:drawing>
      </w:r>
    </w:p>
    <w:p w14:paraId="01399580" w14:textId="41E238FB" w:rsidR="00A9408C" w:rsidRDefault="0094108B" w:rsidP="0094108B">
      <w:pPr>
        <w:pStyle w:val="a3"/>
        <w:ind w:firstLine="400"/>
        <w:jc w:val="center"/>
      </w:pPr>
      <w:bookmarkStart w:id="228" w:name="_Ref13307252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7</w:t>
      </w:r>
      <w:r w:rsidR="0067042F">
        <w:fldChar w:fldCharType="end"/>
      </w:r>
      <w:r>
        <w:t xml:space="preserve"> </w:t>
      </w:r>
      <w:r>
        <w:rPr>
          <w:rFonts w:hint="eastAsia"/>
        </w:rPr>
        <w:t>注册任务</w:t>
      </w:r>
      <w:bookmarkEnd w:id="228"/>
    </w:p>
    <w:p w14:paraId="282F4454" w14:textId="44026FBF" w:rsidR="0094108B" w:rsidRDefault="0094108B" w:rsidP="0094108B">
      <w:pPr>
        <w:ind w:firstLine="480"/>
      </w:pPr>
      <w:r>
        <w:rPr>
          <w:rFonts w:hint="eastAsia"/>
        </w:rPr>
        <w:t>从</w:t>
      </w:r>
      <w:del w:id="229" w:author="rv734" w:date="2023-05-03T15:58:00Z">
        <w:r w:rsidDel="006E3490">
          <w:rPr>
            <w:rFonts w:hint="eastAsia"/>
          </w:rPr>
          <w:fldChar w:fldCharType="begin"/>
        </w:r>
        <w:r w:rsidDel="006E3490">
          <w:rPr>
            <w:rFonts w:hint="eastAsia"/>
          </w:rPr>
          <w:delInstrText xml:space="preserve"> REF _Ref133072522 \h </w:delInstrText>
        </w:r>
        <w:r w:rsidDel="006E3490">
          <w:rPr>
            <w:rFonts w:hint="eastAsia"/>
          </w:rPr>
        </w:r>
        <w:r w:rsidDel="006E3490">
          <w:rPr>
            <w:rFonts w:hint="eastAsia"/>
          </w:rPr>
          <w:fldChar w:fldCharType="separate"/>
        </w:r>
        <w:r w:rsidR="0056517B" w:rsidDel="006E3490">
          <w:rPr>
            <w:rFonts w:hint="eastAsia"/>
          </w:rPr>
          <w:delText>图</w:delText>
        </w:r>
        <w:r w:rsidR="0056517B" w:rsidDel="006E3490">
          <w:rPr>
            <w:rFonts w:hint="eastAsia"/>
          </w:rPr>
          <w:delText xml:space="preserve"> </w:delText>
        </w:r>
        <w:r w:rsidR="0056517B" w:rsidDel="006E3490">
          <w:rPr>
            <w:rFonts w:hint="eastAsia"/>
            <w:noProof/>
          </w:rPr>
          <w:delText>4</w:delText>
        </w:r>
        <w:r w:rsidR="0056517B" w:rsidDel="006E3490">
          <w:rPr>
            <w:rFonts w:hint="eastAsia"/>
          </w:rPr>
          <w:delText>.</w:delText>
        </w:r>
        <w:r w:rsidR="0056517B" w:rsidDel="006E3490">
          <w:rPr>
            <w:rFonts w:hint="eastAsia"/>
            <w:noProof/>
          </w:rPr>
          <w:delText>7</w:delText>
        </w:r>
        <w:r w:rsidR="0056517B" w:rsidDel="006E3490">
          <w:rPr>
            <w:rFonts w:hint="eastAsia"/>
          </w:rPr>
          <w:delText xml:space="preserve"> </w:delText>
        </w:r>
        <w:r w:rsidR="0056517B" w:rsidDel="006E3490">
          <w:rPr>
            <w:rFonts w:hint="eastAsia"/>
          </w:rPr>
          <w:delText>注册任务</w:delText>
        </w:r>
        <w:r w:rsidDel="006E3490">
          <w:rPr>
            <w:rFonts w:hint="eastAsia"/>
          </w:rPr>
          <w:fldChar w:fldCharType="end"/>
        </w:r>
      </w:del>
      <w:ins w:id="230" w:author="rv734" w:date="2023-05-03T15:58:00Z">
        <w:r w:rsidR="006E3490">
          <w:rPr>
            <w:rFonts w:hint="eastAsia"/>
          </w:rPr>
          <w:t>图</w:t>
        </w:r>
        <w:r w:rsidR="006E3490">
          <w:rPr>
            <w:rFonts w:hint="eastAsia"/>
          </w:rPr>
          <w:t>4</w:t>
        </w:r>
        <w:r w:rsidR="006E3490">
          <w:t>.7</w:t>
        </w:r>
      </w:ins>
      <w:r>
        <w:rPr>
          <w:rFonts w:hint="eastAsia"/>
        </w:rPr>
        <w:t>可知，服务器在处理客户端发起注册任务时的响应流程。服务器首先分析任务类型，得出为注册类型之后生成</w:t>
      </w:r>
      <w:r>
        <w:t>10</w:t>
      </w:r>
      <w:r>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Pr>
          <w:rFonts w:hint="eastAsia"/>
        </w:rPr>
        <w:t>请求任务的客户端。</w:t>
      </w:r>
    </w:p>
    <w:p w14:paraId="77559CD0" w14:textId="1E4C5EAF" w:rsidR="00A9408C" w:rsidRDefault="00A9408C" w:rsidP="00A9408C">
      <w:pPr>
        <w:pStyle w:val="2"/>
        <w:spacing w:before="156" w:after="156"/>
      </w:pPr>
      <w:bookmarkStart w:id="231" w:name="_Toc134008061"/>
      <w:r>
        <w:rPr>
          <w:rFonts w:hint="eastAsia"/>
        </w:rPr>
        <w:lastRenderedPageBreak/>
        <w:t>登录请求处理</w:t>
      </w:r>
      <w:bookmarkEnd w:id="231"/>
    </w:p>
    <w:p w14:paraId="6DC9AE1C" w14:textId="77777777" w:rsidR="006B48D9" w:rsidRDefault="006B48D9" w:rsidP="006B48D9">
      <w:pPr>
        <w:pStyle w:val="af"/>
        <w:keepNext/>
      </w:pPr>
      <w:r>
        <w:rPr>
          <w:noProof/>
        </w:rPr>
        <w:drawing>
          <wp:inline distT="0" distB="0" distL="0" distR="0" wp14:anchorId="0DBF1C55" wp14:editId="60108EC8">
            <wp:extent cx="4238045" cy="4614931"/>
            <wp:effectExtent l="0" t="0" r="0" b="0"/>
            <wp:docPr id="15566677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7744" name="图片 1556667744"/>
                    <pic:cNvPicPr/>
                  </pic:nvPicPr>
                  <pic:blipFill>
                    <a:blip r:embed="rId30">
                      <a:extLst>
                        <a:ext uri="{28A0092B-C50C-407E-A947-70E740481C1C}">
                          <a14:useLocalDpi xmlns:a14="http://schemas.microsoft.com/office/drawing/2010/main" val="0"/>
                        </a:ext>
                      </a:extLst>
                    </a:blip>
                    <a:stretch>
                      <a:fillRect/>
                    </a:stretch>
                  </pic:blipFill>
                  <pic:spPr>
                    <a:xfrm>
                      <a:off x="0" y="0"/>
                      <a:ext cx="4243411" cy="4620774"/>
                    </a:xfrm>
                    <a:prstGeom prst="rect">
                      <a:avLst/>
                    </a:prstGeom>
                  </pic:spPr>
                </pic:pic>
              </a:graphicData>
            </a:graphic>
          </wp:inline>
        </w:drawing>
      </w:r>
    </w:p>
    <w:p w14:paraId="7B57DA5F" w14:textId="46B0BB85" w:rsidR="0094108B" w:rsidRDefault="006B48D9" w:rsidP="006B48D9">
      <w:pPr>
        <w:pStyle w:val="a3"/>
        <w:ind w:firstLine="400"/>
        <w:jc w:val="center"/>
      </w:pPr>
      <w:bookmarkStart w:id="232" w:name="_Ref13307293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8</w:t>
      </w:r>
      <w:r w:rsidR="0067042F">
        <w:fldChar w:fldCharType="end"/>
      </w:r>
      <w:r>
        <w:t xml:space="preserve"> </w:t>
      </w:r>
      <w:r>
        <w:rPr>
          <w:rFonts w:hint="eastAsia"/>
        </w:rPr>
        <w:t>登录任务</w:t>
      </w:r>
      <w:bookmarkEnd w:id="232"/>
    </w:p>
    <w:p w14:paraId="55941A40" w14:textId="7CE36B87" w:rsidR="0094108B" w:rsidRPr="0094108B" w:rsidRDefault="006B48D9" w:rsidP="0094108B">
      <w:pPr>
        <w:ind w:firstLine="480"/>
      </w:pPr>
      <w:r>
        <w:rPr>
          <w:rFonts w:hint="eastAsia"/>
        </w:rPr>
        <w:t>由</w:t>
      </w:r>
      <w:del w:id="233" w:author="rv734" w:date="2023-05-03T15:58:00Z">
        <w:r w:rsidDel="006E3490">
          <w:rPr>
            <w:rFonts w:hint="eastAsia"/>
          </w:rPr>
          <w:fldChar w:fldCharType="begin"/>
        </w:r>
        <w:r w:rsidDel="006E3490">
          <w:rPr>
            <w:rFonts w:hint="eastAsia"/>
          </w:rPr>
          <w:delInstrText xml:space="preserve"> REF _Ref133072937 \h </w:delInstrText>
        </w:r>
        <w:r w:rsidDel="006E3490">
          <w:rPr>
            <w:rFonts w:hint="eastAsia"/>
          </w:rPr>
        </w:r>
        <w:r w:rsidDel="006E3490">
          <w:rPr>
            <w:rFonts w:hint="eastAsia"/>
          </w:rPr>
          <w:fldChar w:fldCharType="separate"/>
        </w:r>
        <w:r w:rsidR="0056517B" w:rsidDel="006E3490">
          <w:rPr>
            <w:rFonts w:hint="eastAsia"/>
          </w:rPr>
          <w:delText>图</w:delText>
        </w:r>
        <w:r w:rsidR="0056517B" w:rsidDel="006E3490">
          <w:rPr>
            <w:rFonts w:hint="eastAsia"/>
          </w:rPr>
          <w:delText xml:space="preserve"> </w:delText>
        </w:r>
        <w:r w:rsidR="0056517B" w:rsidDel="006E3490">
          <w:rPr>
            <w:rFonts w:hint="eastAsia"/>
            <w:noProof/>
          </w:rPr>
          <w:delText>4</w:delText>
        </w:r>
        <w:r w:rsidR="0056517B" w:rsidDel="006E3490">
          <w:rPr>
            <w:rFonts w:hint="eastAsia"/>
          </w:rPr>
          <w:delText>.</w:delText>
        </w:r>
        <w:r w:rsidR="0056517B" w:rsidDel="006E3490">
          <w:rPr>
            <w:rFonts w:hint="eastAsia"/>
            <w:noProof/>
          </w:rPr>
          <w:delText>8</w:delText>
        </w:r>
        <w:r w:rsidR="0056517B" w:rsidDel="006E3490">
          <w:rPr>
            <w:rFonts w:hint="eastAsia"/>
          </w:rPr>
          <w:delText xml:space="preserve"> </w:delText>
        </w:r>
        <w:r w:rsidR="0056517B" w:rsidDel="006E3490">
          <w:rPr>
            <w:rFonts w:hint="eastAsia"/>
          </w:rPr>
          <w:delText>登录任务</w:delText>
        </w:r>
        <w:r w:rsidDel="006E3490">
          <w:rPr>
            <w:rFonts w:hint="eastAsia"/>
          </w:rPr>
          <w:fldChar w:fldCharType="end"/>
        </w:r>
      </w:del>
      <w:ins w:id="234" w:author="rv734" w:date="2023-05-03T15:58:00Z">
        <w:r w:rsidR="006E3490">
          <w:rPr>
            <w:rFonts w:hint="eastAsia"/>
          </w:rPr>
          <w:t>图</w:t>
        </w:r>
        <w:r w:rsidR="006E3490">
          <w:rPr>
            <w:rFonts w:hint="eastAsia"/>
          </w:rPr>
          <w:t>4</w:t>
        </w:r>
        <w:r w:rsidR="006E3490">
          <w:t>.8</w:t>
        </w:r>
      </w:ins>
      <w:r>
        <w:rPr>
          <w:rFonts w:hint="eastAsia"/>
        </w:rPr>
        <w:t>可看出服务器处理登录请求时的基本流程。服务器解析出登录任务后开始验证登录信息，登录信息存放在数据库中，通过查询数据库对比验证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235" w:name="_Toc134008062"/>
      <w:r>
        <w:rPr>
          <w:rFonts w:hint="eastAsia"/>
        </w:rPr>
        <w:lastRenderedPageBreak/>
        <w:t>转发</w:t>
      </w:r>
      <w:r w:rsidR="00A9408C">
        <w:rPr>
          <w:rFonts w:hint="eastAsia"/>
        </w:rPr>
        <w:t>请求处理</w:t>
      </w:r>
      <w:bookmarkEnd w:id="235"/>
    </w:p>
    <w:p w14:paraId="0F48D5DA" w14:textId="77777777" w:rsidR="00695FE3" w:rsidRDefault="00695FE3" w:rsidP="00695FE3">
      <w:pPr>
        <w:pStyle w:val="af"/>
        <w:keepNext/>
      </w:pPr>
      <w:r>
        <w:rPr>
          <w:rFonts w:hint="eastAsia"/>
          <w:noProof/>
        </w:rPr>
        <w:drawing>
          <wp:inline distT="0" distB="0" distL="0" distR="0" wp14:anchorId="093AB0C8" wp14:editId="70694922">
            <wp:extent cx="4094922" cy="3983009"/>
            <wp:effectExtent l="0" t="0" r="1270" b="0"/>
            <wp:docPr id="16275869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6990" name="图片 1627586990"/>
                    <pic:cNvPicPr/>
                  </pic:nvPicPr>
                  <pic:blipFill>
                    <a:blip r:embed="rId31">
                      <a:extLst>
                        <a:ext uri="{28A0092B-C50C-407E-A947-70E740481C1C}">
                          <a14:useLocalDpi xmlns:a14="http://schemas.microsoft.com/office/drawing/2010/main" val="0"/>
                        </a:ext>
                      </a:extLst>
                    </a:blip>
                    <a:stretch>
                      <a:fillRect/>
                    </a:stretch>
                  </pic:blipFill>
                  <pic:spPr>
                    <a:xfrm>
                      <a:off x="0" y="0"/>
                      <a:ext cx="4098991" cy="3986967"/>
                    </a:xfrm>
                    <a:prstGeom prst="rect">
                      <a:avLst/>
                    </a:prstGeom>
                  </pic:spPr>
                </pic:pic>
              </a:graphicData>
            </a:graphic>
          </wp:inline>
        </w:drawing>
      </w:r>
    </w:p>
    <w:p w14:paraId="7E0A9727" w14:textId="178C89D4" w:rsidR="00A9408C" w:rsidRDefault="00695FE3" w:rsidP="00695FE3">
      <w:pPr>
        <w:pStyle w:val="a3"/>
        <w:ind w:firstLine="400"/>
        <w:jc w:val="center"/>
        <w:rPr>
          <w:noProof/>
        </w:rPr>
      </w:pPr>
      <w:bookmarkStart w:id="236" w:name="_Ref13307331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9</w:t>
      </w:r>
      <w:r w:rsidR="0067042F">
        <w:fldChar w:fldCharType="end"/>
      </w:r>
      <w:r>
        <w:t xml:space="preserve"> </w:t>
      </w:r>
      <w:r>
        <w:rPr>
          <w:rFonts w:hint="eastAsia"/>
        </w:rPr>
        <w:t>转发</w:t>
      </w:r>
      <w:r>
        <w:rPr>
          <w:rFonts w:hint="eastAsia"/>
          <w:noProof/>
        </w:rPr>
        <w:t>任务</w:t>
      </w:r>
      <w:bookmarkEnd w:id="236"/>
    </w:p>
    <w:p w14:paraId="4997D21A" w14:textId="4421AABE" w:rsidR="00695FE3" w:rsidRDefault="00695FE3" w:rsidP="00695FE3">
      <w:pPr>
        <w:ind w:firstLine="480"/>
      </w:pPr>
      <w:r>
        <w:rPr>
          <w:rFonts w:hint="eastAsia"/>
        </w:rPr>
        <w:t>由</w:t>
      </w:r>
      <w:del w:id="237" w:author="rv734" w:date="2023-05-03T15:58:00Z">
        <w:r w:rsidDel="006E3490">
          <w:rPr>
            <w:rFonts w:hint="eastAsia"/>
          </w:rPr>
          <w:fldChar w:fldCharType="begin"/>
        </w:r>
        <w:r w:rsidDel="006E3490">
          <w:rPr>
            <w:rFonts w:hint="eastAsia"/>
          </w:rPr>
          <w:delInstrText xml:space="preserve"> REF _Ref133073315 \h </w:delInstrText>
        </w:r>
        <w:r w:rsidDel="006E3490">
          <w:rPr>
            <w:rFonts w:hint="eastAsia"/>
          </w:rPr>
        </w:r>
        <w:r w:rsidDel="006E3490">
          <w:rPr>
            <w:rFonts w:hint="eastAsia"/>
          </w:rPr>
          <w:fldChar w:fldCharType="separate"/>
        </w:r>
        <w:r w:rsidR="0056517B" w:rsidDel="006E3490">
          <w:rPr>
            <w:rFonts w:hint="eastAsia"/>
          </w:rPr>
          <w:delText>图</w:delText>
        </w:r>
        <w:r w:rsidR="0056517B" w:rsidDel="006E3490">
          <w:rPr>
            <w:rFonts w:hint="eastAsia"/>
          </w:rPr>
          <w:delText xml:space="preserve"> </w:delText>
        </w:r>
        <w:r w:rsidR="0056517B" w:rsidDel="006E3490">
          <w:rPr>
            <w:rFonts w:hint="eastAsia"/>
            <w:noProof/>
          </w:rPr>
          <w:delText>4</w:delText>
        </w:r>
        <w:r w:rsidR="0056517B" w:rsidDel="006E3490">
          <w:rPr>
            <w:rFonts w:hint="eastAsia"/>
          </w:rPr>
          <w:delText>.</w:delText>
        </w:r>
        <w:r w:rsidR="0056517B" w:rsidDel="006E3490">
          <w:rPr>
            <w:rFonts w:hint="eastAsia"/>
            <w:noProof/>
          </w:rPr>
          <w:delText>9</w:delText>
        </w:r>
        <w:r w:rsidR="0056517B" w:rsidDel="006E3490">
          <w:rPr>
            <w:rFonts w:hint="eastAsia"/>
          </w:rPr>
          <w:delText xml:space="preserve"> </w:delText>
        </w:r>
        <w:r w:rsidR="0056517B" w:rsidDel="006E3490">
          <w:rPr>
            <w:rFonts w:hint="eastAsia"/>
          </w:rPr>
          <w:delText>转发</w:delText>
        </w:r>
        <w:r w:rsidR="0056517B" w:rsidDel="006E3490">
          <w:rPr>
            <w:rFonts w:hint="eastAsia"/>
            <w:noProof/>
          </w:rPr>
          <w:delText>任务</w:delText>
        </w:r>
        <w:r w:rsidDel="006E3490">
          <w:rPr>
            <w:rFonts w:hint="eastAsia"/>
          </w:rPr>
          <w:fldChar w:fldCharType="end"/>
        </w:r>
      </w:del>
      <w:ins w:id="238" w:author="rv734" w:date="2023-05-03T15:58:00Z">
        <w:r w:rsidR="006E3490">
          <w:rPr>
            <w:rFonts w:hint="eastAsia"/>
          </w:rPr>
          <w:t>图</w:t>
        </w:r>
        <w:r w:rsidR="006E3490">
          <w:rPr>
            <w:rFonts w:hint="eastAsia"/>
          </w:rPr>
          <w:t>4</w:t>
        </w:r>
        <w:r w:rsidR="006E3490">
          <w:t>.9</w:t>
        </w:r>
      </w:ins>
      <w:r>
        <w:rPr>
          <w:rFonts w:hint="eastAsia"/>
        </w:rPr>
        <w:t>可知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77777777" w:rsidR="00ED092F" w:rsidRDefault="00ED092F" w:rsidP="00695FE3">
      <w:pPr>
        <w:ind w:firstLine="480"/>
      </w:pPr>
    </w:p>
    <w:p w14:paraId="49FAAB35" w14:textId="77777777"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51A596EC" w14:textId="7688A5AC" w:rsidR="00ED092F" w:rsidRDefault="006E3490">
      <w:pPr>
        <w:pStyle w:val="1"/>
        <w:numPr>
          <w:ilvl w:val="0"/>
          <w:numId w:val="0"/>
        </w:numPr>
        <w:spacing w:before="156" w:after="156"/>
        <w:ind w:left="57"/>
        <w:pPrChange w:id="239" w:author="rv734" w:date="2023-05-03T15:58:00Z">
          <w:pPr>
            <w:pStyle w:val="1"/>
            <w:spacing w:before="156" w:after="156"/>
          </w:pPr>
        </w:pPrChange>
      </w:pPr>
      <w:bookmarkStart w:id="240" w:name="_Toc134008063"/>
      <w:ins w:id="241" w:author="rv734" w:date="2023-05-03T15:59:00Z">
        <w:r>
          <w:rPr>
            <w:rFonts w:hint="eastAsia"/>
          </w:rPr>
          <w:lastRenderedPageBreak/>
          <w:t>4</w:t>
        </w:r>
        <w:r>
          <w:t xml:space="preserve">. </w:t>
        </w:r>
      </w:ins>
      <w:r w:rsidR="00ED092F">
        <w:rPr>
          <w:rFonts w:hint="eastAsia"/>
        </w:rPr>
        <w:t>交换协议与</w:t>
      </w:r>
      <w:r w:rsidR="008A5342">
        <w:rPr>
          <w:rFonts w:hint="eastAsia"/>
        </w:rPr>
        <w:t>数据模型</w:t>
      </w:r>
      <w:bookmarkEnd w:id="240"/>
    </w:p>
    <w:p w14:paraId="6B8E37AC" w14:textId="3C0A6F0C" w:rsidR="00ED092F" w:rsidRDefault="00677223" w:rsidP="00677223">
      <w:pPr>
        <w:pStyle w:val="2"/>
        <w:spacing w:before="156" w:after="156"/>
      </w:pPr>
      <w:bookmarkStart w:id="242" w:name="_Toc134008064"/>
      <w:r>
        <w:rPr>
          <w:rFonts w:hint="eastAsia"/>
        </w:rPr>
        <w:t>章节概要</w:t>
      </w:r>
      <w:bookmarkEnd w:id="242"/>
    </w:p>
    <w:p w14:paraId="473A1573" w14:textId="77777777" w:rsidR="0020388B" w:rsidRDefault="00677223" w:rsidP="00677223">
      <w:pPr>
        <w:ind w:firstLine="480"/>
      </w:pPr>
      <w:r>
        <w:rPr>
          <w:rFonts w:hint="eastAsia"/>
        </w:rPr>
        <w:t>本章主要讲解程序设计</w:t>
      </w:r>
      <w:proofErr w:type="gramStart"/>
      <w:r>
        <w:rPr>
          <w:rFonts w:hint="eastAsia"/>
        </w:rPr>
        <w:t>时数据</w:t>
      </w:r>
      <w:proofErr w:type="gramEnd"/>
      <w:r>
        <w:rPr>
          <w:rFonts w:hint="eastAsia"/>
        </w:rPr>
        <w:t>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243" w:name="_Toc134008065"/>
      <w:r>
        <w:rPr>
          <w:rFonts w:hint="eastAsia"/>
        </w:rPr>
        <w:t>请求响应模型</w:t>
      </w:r>
      <w:bookmarkEnd w:id="243"/>
      <w:r>
        <w:rPr>
          <w:rFonts w:hint="eastAsia"/>
        </w:rPr>
        <w:t xml:space="preserve"> </w:t>
      </w:r>
    </w:p>
    <w:p w14:paraId="0701A70A" w14:textId="77777777" w:rsidR="00291451" w:rsidRDefault="00291451" w:rsidP="00291451">
      <w:pPr>
        <w:pStyle w:val="af"/>
        <w:keepNext/>
      </w:pPr>
      <w:commentRangeStart w:id="244"/>
      <w:r>
        <w:rPr>
          <w:rFonts w:hint="eastAsia"/>
          <w:noProof/>
        </w:rPr>
        <w:drawing>
          <wp:inline distT="0" distB="0" distL="0" distR="0" wp14:anchorId="19BCA332" wp14:editId="5123C1B5">
            <wp:extent cx="3079699" cy="1916191"/>
            <wp:effectExtent l="0" t="0" r="6985" b="8255"/>
            <wp:docPr id="10024091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9162" name="图片 1002409162"/>
                    <pic:cNvPicPr/>
                  </pic:nvPicPr>
                  <pic:blipFill>
                    <a:blip r:embed="rId32">
                      <a:extLst>
                        <a:ext uri="{28A0092B-C50C-407E-A947-70E740481C1C}">
                          <a14:useLocalDpi xmlns:a14="http://schemas.microsoft.com/office/drawing/2010/main" val="0"/>
                        </a:ext>
                      </a:extLst>
                    </a:blip>
                    <a:stretch>
                      <a:fillRect/>
                    </a:stretch>
                  </pic:blipFill>
                  <pic:spPr>
                    <a:xfrm>
                      <a:off x="0" y="0"/>
                      <a:ext cx="3089113" cy="1922048"/>
                    </a:xfrm>
                    <a:prstGeom prst="rect">
                      <a:avLst/>
                    </a:prstGeom>
                  </pic:spPr>
                </pic:pic>
              </a:graphicData>
            </a:graphic>
          </wp:inline>
        </w:drawing>
      </w:r>
      <w:commentRangeEnd w:id="244"/>
      <w:r w:rsidR="009636B5">
        <w:rPr>
          <w:rStyle w:val="af2"/>
        </w:rPr>
        <w:commentReference w:id="244"/>
      </w:r>
    </w:p>
    <w:p w14:paraId="3CA1D0C9" w14:textId="62B7D36F" w:rsidR="00291451" w:rsidRDefault="00291451" w:rsidP="00291451">
      <w:pPr>
        <w:pStyle w:val="a3"/>
        <w:ind w:firstLine="400"/>
        <w:jc w:val="center"/>
      </w:pPr>
      <w:bookmarkStart w:id="245" w:name="_Ref13315458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rsidRPr="000E4A34">
        <w:t>请求响应模型</w:t>
      </w:r>
      <w:bookmarkEnd w:id="245"/>
    </w:p>
    <w:p w14:paraId="61E048F1" w14:textId="5710CE9C" w:rsidR="00291451" w:rsidRDefault="00291451" w:rsidP="00291451">
      <w:pPr>
        <w:ind w:firstLine="480"/>
      </w:pPr>
      <w:r>
        <w:rPr>
          <w:rFonts w:hint="eastAsia"/>
        </w:rPr>
        <w:t>从</w:t>
      </w:r>
      <w:r>
        <w:fldChar w:fldCharType="begin"/>
      </w:r>
      <w:r>
        <w:instrText xml:space="preserve"> </w:instrText>
      </w:r>
      <w:r>
        <w:rPr>
          <w:rFonts w:hint="eastAsia"/>
        </w:rPr>
        <w:instrText>REF _Ref133154582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1</w:t>
      </w:r>
      <w:r w:rsidR="0056517B" w:rsidRPr="000E4A34">
        <w:t>请求响应模型</w:t>
      </w:r>
      <w:r>
        <w:fldChar w:fldCharType="end"/>
      </w:r>
      <w:r>
        <w:rPr>
          <w:rFonts w:hint="eastAsia"/>
        </w:rPr>
        <w:t>可以看出，客户单与服务器的数据传递方式非常的简单，是一问一答的形式。当客户端向服务器发送请求时，服务器会处理客户端的请求，并客户端发送响应包。这种形式的协议模型最常见的便是</w:t>
      </w:r>
      <w:r>
        <w:rPr>
          <w:rFonts w:hint="eastAsia"/>
        </w:rPr>
        <w:t>Web</w:t>
      </w:r>
      <w:r>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246" w:name="_Toc134008066"/>
      <w:commentRangeStart w:id="247"/>
      <w:r>
        <w:rPr>
          <w:rFonts w:hint="eastAsia"/>
        </w:rPr>
        <w:lastRenderedPageBreak/>
        <w:t>数据转发模型</w:t>
      </w:r>
      <w:bookmarkEnd w:id="246"/>
      <w:r>
        <w:rPr>
          <w:rFonts w:hint="eastAsia"/>
        </w:rPr>
        <w:t xml:space="preserve"> </w:t>
      </w:r>
    </w:p>
    <w:p w14:paraId="350EB7FE" w14:textId="77777777" w:rsidR="00291451" w:rsidRDefault="00291451" w:rsidP="00291451">
      <w:pPr>
        <w:pStyle w:val="af"/>
        <w:keepNext/>
      </w:pPr>
      <w:r>
        <w:rPr>
          <w:rFonts w:hint="eastAsia"/>
          <w:noProof/>
        </w:rPr>
        <w:drawing>
          <wp:inline distT="0" distB="0" distL="0" distR="0" wp14:anchorId="215A0BB3" wp14:editId="50F9358E">
            <wp:extent cx="2809037" cy="2565537"/>
            <wp:effectExtent l="0" t="0" r="0" b="6350"/>
            <wp:docPr id="9547167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6700" name="图片 954716700"/>
                    <pic:cNvPicPr/>
                  </pic:nvPicPr>
                  <pic:blipFill>
                    <a:blip r:embed="rId33">
                      <a:extLst>
                        <a:ext uri="{28A0092B-C50C-407E-A947-70E740481C1C}">
                          <a14:useLocalDpi xmlns:a14="http://schemas.microsoft.com/office/drawing/2010/main" val="0"/>
                        </a:ext>
                      </a:extLst>
                    </a:blip>
                    <a:stretch>
                      <a:fillRect/>
                    </a:stretch>
                  </pic:blipFill>
                  <pic:spPr>
                    <a:xfrm>
                      <a:off x="0" y="0"/>
                      <a:ext cx="2816066" cy="2571957"/>
                    </a:xfrm>
                    <a:prstGeom prst="rect">
                      <a:avLst/>
                    </a:prstGeom>
                  </pic:spPr>
                </pic:pic>
              </a:graphicData>
            </a:graphic>
          </wp:inline>
        </w:drawing>
      </w:r>
    </w:p>
    <w:p w14:paraId="0381C158" w14:textId="1CFDE0FB" w:rsidR="00291451" w:rsidRDefault="00291451" w:rsidP="00291451">
      <w:pPr>
        <w:pStyle w:val="a3"/>
        <w:ind w:firstLine="400"/>
        <w:jc w:val="center"/>
      </w:pPr>
      <w:bookmarkStart w:id="248" w:name="_Ref13315487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sidRPr="00CE5ED1">
        <w:t>数据转发模型</w:t>
      </w:r>
      <w:bookmarkEnd w:id="248"/>
    </w:p>
    <w:p w14:paraId="5411C043" w14:textId="0717988D" w:rsidR="00291451" w:rsidRDefault="00291451" w:rsidP="00291451">
      <w:pPr>
        <w:ind w:firstLine="480"/>
      </w:pPr>
      <w:r>
        <w:rPr>
          <w:rFonts w:hint="eastAsia"/>
        </w:rPr>
        <w:t>从</w:t>
      </w:r>
      <w:r>
        <w:fldChar w:fldCharType="begin"/>
      </w:r>
      <w:r>
        <w:instrText xml:space="preserve"> </w:instrText>
      </w:r>
      <w:r>
        <w:rPr>
          <w:rFonts w:hint="eastAsia"/>
        </w:rPr>
        <w:instrText>REF _Ref133154871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2</w:t>
      </w:r>
      <w:r w:rsidR="0056517B">
        <w:t xml:space="preserve"> </w:t>
      </w:r>
      <w:r w:rsidR="0056517B" w:rsidRPr="00CE5ED1">
        <w:t>数据转发模型</w:t>
      </w:r>
      <w:r>
        <w:fldChar w:fldCharType="end"/>
      </w:r>
      <w:r>
        <w:rPr>
          <w:rFonts w:hint="eastAsia"/>
        </w:rPr>
        <w:t>可以看出，</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4413286F" w14:textId="2C78F0DB" w:rsidR="002F05BF" w:rsidRDefault="002F05BF" w:rsidP="00291451">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commentRangeEnd w:id="247"/>
      <w:r w:rsidR="009636B5">
        <w:rPr>
          <w:rStyle w:val="af2"/>
        </w:rPr>
        <w:commentReference w:id="247"/>
      </w:r>
    </w:p>
    <w:p w14:paraId="11EC740C" w14:textId="10CDD5F9" w:rsidR="001140B6" w:rsidRDefault="001140B6" w:rsidP="001140B6">
      <w:pPr>
        <w:pStyle w:val="2"/>
        <w:spacing w:before="156" w:after="156"/>
      </w:pPr>
      <w:bookmarkStart w:id="249" w:name="_Toc134008067"/>
      <w:r>
        <w:rPr>
          <w:rFonts w:hint="eastAsia"/>
        </w:rPr>
        <w:lastRenderedPageBreak/>
        <w:t>交互协议</w:t>
      </w:r>
      <w:r w:rsidR="0067042F">
        <w:rPr>
          <w:rFonts w:hint="eastAsia"/>
        </w:rPr>
        <w:t>结构</w:t>
      </w:r>
      <w:bookmarkEnd w:id="249"/>
    </w:p>
    <w:p w14:paraId="42D36E80" w14:textId="77777777" w:rsidR="0067042F" w:rsidRDefault="0067042F" w:rsidP="0067042F">
      <w:pPr>
        <w:pStyle w:val="af"/>
        <w:keepNext/>
      </w:pPr>
      <w:r>
        <w:rPr>
          <w:noProof/>
        </w:rPr>
        <w:drawing>
          <wp:inline distT="0" distB="0" distL="0" distR="0" wp14:anchorId="2CFD250B" wp14:editId="0175CB82">
            <wp:extent cx="5274310" cy="3719195"/>
            <wp:effectExtent l="0" t="0" r="2540" b="0"/>
            <wp:docPr id="1061653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53736" name="图片 1061653736"/>
                    <pic:cNvPicPr/>
                  </pic:nvPicPr>
                  <pic:blipFill>
                    <a:blip r:embed="rId34">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p>
    <w:p w14:paraId="5A338746" w14:textId="73A72A40" w:rsidR="0067042F" w:rsidRDefault="0067042F" w:rsidP="0067042F">
      <w:pPr>
        <w:pStyle w:val="a3"/>
        <w:ind w:firstLine="400"/>
        <w:jc w:val="center"/>
      </w:pPr>
      <w:bookmarkStart w:id="250" w:name="_Ref1331558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6517B">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6517B">
        <w:rPr>
          <w:noProof/>
        </w:rPr>
        <w:t>3</w:t>
      </w:r>
      <w:r>
        <w:fldChar w:fldCharType="end"/>
      </w:r>
      <w:r>
        <w:t xml:space="preserve"> </w:t>
      </w:r>
      <w:r>
        <w:rPr>
          <w:rFonts w:hint="eastAsia"/>
        </w:rPr>
        <w:t>交互协议结构</w:t>
      </w:r>
      <w:bookmarkEnd w:id="250"/>
    </w:p>
    <w:p w14:paraId="50B68DEB" w14:textId="1198D1C0" w:rsidR="008A5342" w:rsidRDefault="0067042F" w:rsidP="008A5342">
      <w:pPr>
        <w:ind w:firstLine="480"/>
      </w:pPr>
      <w:r>
        <w:rPr>
          <w:rFonts w:hint="eastAsia"/>
        </w:rPr>
        <w:t>在</w:t>
      </w:r>
      <w:r>
        <w:fldChar w:fldCharType="begin"/>
      </w:r>
      <w:r>
        <w:instrText xml:space="preserve"> </w:instrText>
      </w:r>
      <w:r>
        <w:rPr>
          <w:rFonts w:hint="eastAsia"/>
        </w:rPr>
        <w:instrText>REF _Ref133155834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3</w:t>
      </w:r>
      <w:r w:rsidR="0056517B">
        <w:t xml:space="preserve"> </w:t>
      </w:r>
      <w:r w:rsidR="0056517B">
        <w:rPr>
          <w:rFonts w:hint="eastAsia"/>
        </w:rPr>
        <w:t>交互协议结构</w:t>
      </w:r>
      <w:r>
        <w:fldChar w:fldCharType="end"/>
      </w:r>
      <w:r>
        <w:rPr>
          <w:rFonts w:hint="eastAsia"/>
        </w:rPr>
        <w:t>中，图</w:t>
      </w:r>
      <w:r>
        <w:rPr>
          <w:rFonts w:hint="eastAsia"/>
        </w:rPr>
        <w:t>a</w:t>
      </w:r>
      <w:r>
        <w:rPr>
          <w:rFonts w:hint="eastAsia"/>
        </w:rPr>
        <w:t>为协议类型与任务类型枚举，图</w:t>
      </w:r>
      <w:r>
        <w:rPr>
          <w:rFonts w:hint="eastAsia"/>
        </w:rPr>
        <w:t>b</w:t>
      </w:r>
      <w:r>
        <w:rPr>
          <w:rFonts w:hint="eastAsia"/>
        </w:rPr>
        <w:t>为交互协议传输结构体。</w:t>
      </w:r>
      <w:r w:rsidR="008A5342">
        <w:rPr>
          <w:rFonts w:hint="eastAsia"/>
        </w:rPr>
        <w:t>传输结构体是网络编程中较为常用的数据打包手段，主要用于将信息放入结构体中，并将结构体转为二进制字节数组通过套接字发出，接收方接收到二进制字节数据后转成对应的结构体类型，从而完成数据打包。</w:t>
      </w:r>
    </w:p>
    <w:p w14:paraId="6EFF61AD" w14:textId="5455BA75" w:rsidR="00C53E75" w:rsidRDefault="0067042F" w:rsidP="0067042F">
      <w:pPr>
        <w:ind w:firstLine="480"/>
      </w:pPr>
      <w:r>
        <w:rPr>
          <w:rFonts w:hint="eastAsia"/>
        </w:rPr>
        <w:t>从图</w:t>
      </w:r>
      <w:r>
        <w:rPr>
          <w:rFonts w:hint="eastAsia"/>
        </w:rPr>
        <w:t>b</w:t>
      </w:r>
      <w:r>
        <w:rPr>
          <w:rFonts w:hint="eastAsia"/>
        </w:rPr>
        <w:t>可以看出，结构体分为两类，其中</w:t>
      </w:r>
      <w:proofErr w:type="spellStart"/>
      <w:r>
        <w:rPr>
          <w:rFonts w:hint="eastAsia"/>
        </w:rPr>
        <w:t>c</w:t>
      </w:r>
      <w:r>
        <w:t>t_head_mode</w:t>
      </w:r>
      <w:proofErr w:type="spellEnd"/>
      <w:r>
        <w:rPr>
          <w:rFonts w:hint="eastAsia"/>
        </w:rPr>
        <w:t>为</w:t>
      </w:r>
      <w:r w:rsidR="00C53E75">
        <w:rPr>
          <w:rFonts w:hint="eastAsia"/>
        </w:rPr>
        <w:t>请求响应模型的传输结构体，携带</w:t>
      </w:r>
      <w:proofErr w:type="spellStart"/>
      <w:r w:rsidR="00C53E75">
        <w:rPr>
          <w:rFonts w:hint="eastAsia"/>
        </w:rPr>
        <w:t>e</w:t>
      </w:r>
      <w:r w:rsidR="00C53E75">
        <w:t>n_mode</w:t>
      </w:r>
      <w:proofErr w:type="spellEnd"/>
      <w:r w:rsidR="00C53E75">
        <w:rPr>
          <w:rFonts w:hint="eastAsia"/>
        </w:rPr>
        <w:t>与</w:t>
      </w:r>
      <w:proofErr w:type="spellStart"/>
      <w:r w:rsidR="00C53E75">
        <w:t>en_mode_index</w:t>
      </w:r>
      <w:proofErr w:type="spellEnd"/>
      <w:r w:rsidR="00C53E75">
        <w:rPr>
          <w:rFonts w:hint="eastAsia"/>
        </w:rPr>
        <w:t>两个枚举类型的成员</w:t>
      </w:r>
      <w:r>
        <w:t>,</w:t>
      </w:r>
      <w:r w:rsidR="008A5342">
        <w:rPr>
          <w:rFonts w:hint="eastAsia"/>
        </w:rPr>
        <w:t>分别</w:t>
      </w:r>
      <w:r w:rsidR="00C53E75">
        <w:rPr>
          <w:rFonts w:hint="eastAsia"/>
        </w:rPr>
        <w:t>用于接收方区分协议类型与请求任务类型。</w:t>
      </w:r>
    </w:p>
    <w:p w14:paraId="797EE3EE" w14:textId="05335AEA" w:rsidR="001140B6" w:rsidRPr="001140B6" w:rsidRDefault="0067042F" w:rsidP="0053371D">
      <w:pPr>
        <w:ind w:firstLine="480"/>
      </w:pPr>
      <w:proofErr w:type="spellStart"/>
      <w:r>
        <w:rPr>
          <w:rFonts w:hint="eastAsia"/>
        </w:rPr>
        <w:t>c</w:t>
      </w:r>
      <w:r>
        <w:t>t_head_swap</w:t>
      </w:r>
      <w:proofErr w:type="spellEnd"/>
      <w:r w:rsidR="00C53E75">
        <w:rPr>
          <w:rFonts w:hint="eastAsia"/>
        </w:rPr>
        <w:t>为数据转发模型的传输结构体，</w:t>
      </w:r>
      <w:r w:rsidR="0040609C">
        <w:rPr>
          <w:rFonts w:hint="eastAsia"/>
        </w:rPr>
        <w:t>于请求响应模型</w:t>
      </w:r>
      <w:r w:rsidR="00A52C73">
        <w:rPr>
          <w:rFonts w:hint="eastAsia"/>
        </w:rPr>
        <w:t>结构</w:t>
      </w:r>
      <w:r w:rsidR="0040609C">
        <w:rPr>
          <w:rFonts w:hint="eastAsia"/>
        </w:rPr>
        <w:t>类似，</w:t>
      </w:r>
      <w:r w:rsidR="00C53E75">
        <w:rPr>
          <w:rFonts w:hint="eastAsia"/>
        </w:rPr>
        <w:t>相比于请求响应模型结构体多了一个</w:t>
      </w:r>
      <w:proofErr w:type="gramStart"/>
      <w:r w:rsidR="00C53E75">
        <w:t xml:space="preserve">long </w:t>
      </w:r>
      <w:proofErr w:type="spellStart"/>
      <w:r w:rsidR="00C53E75">
        <w:t>long</w:t>
      </w:r>
      <w:proofErr w:type="spellEnd"/>
      <w:r w:rsidR="00C53E75">
        <w:t xml:space="preserve"> </w:t>
      </w:r>
      <w:proofErr w:type="spellStart"/>
      <w:proofErr w:type="gramEnd"/>
      <w:r w:rsidR="00C53E75">
        <w:t>account_to</w:t>
      </w:r>
      <w:proofErr w:type="spellEnd"/>
      <w:r w:rsidR="00C53E75">
        <w:rPr>
          <w:rFonts w:hint="eastAsia"/>
        </w:rPr>
        <w:t>的成员变量，该成员用于表示数据转发的目标账号，当服务器接收到</w:t>
      </w:r>
      <w:r w:rsidR="003C3FB1">
        <w:rPr>
          <w:rFonts w:hint="eastAsia"/>
        </w:rPr>
        <w:t>客户端的</w:t>
      </w:r>
      <w:r w:rsidR="00C53E75">
        <w:rPr>
          <w:rFonts w:hint="eastAsia"/>
        </w:rPr>
        <w:t>转发任务时，可快速锁定目标账号并转发。</w:t>
      </w:r>
    </w:p>
    <w:p w14:paraId="037E194A" w14:textId="77777777" w:rsidR="00597F70" w:rsidRPr="002F05BF" w:rsidRDefault="00597F70" w:rsidP="00695FE3">
      <w:pPr>
        <w:ind w:firstLine="480"/>
      </w:pPr>
    </w:p>
    <w:p w14:paraId="01EEE6D4" w14:textId="73F7C644"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348CC1AA" w14:textId="5BE9F74B" w:rsidR="00FD6D2A" w:rsidRDefault="00EC18C7">
      <w:pPr>
        <w:pStyle w:val="1"/>
        <w:numPr>
          <w:ilvl w:val="0"/>
          <w:numId w:val="0"/>
        </w:numPr>
        <w:spacing w:before="156" w:after="156"/>
        <w:ind w:left="57"/>
        <w:pPrChange w:id="251" w:author="rv734" w:date="2023-05-03T16:03:00Z">
          <w:pPr>
            <w:pStyle w:val="1"/>
            <w:spacing w:before="156" w:after="156"/>
          </w:pPr>
        </w:pPrChange>
      </w:pPr>
      <w:bookmarkStart w:id="252" w:name="_Toc134008068"/>
      <w:ins w:id="253" w:author="rv734" w:date="2023-05-03T16:03:00Z">
        <w:r>
          <w:rPr>
            <w:rFonts w:hint="eastAsia"/>
          </w:rPr>
          <w:lastRenderedPageBreak/>
          <w:t>5</w:t>
        </w:r>
        <w:r>
          <w:t xml:space="preserve">. </w:t>
        </w:r>
      </w:ins>
      <w:r w:rsidR="00FD6D2A">
        <w:rPr>
          <w:rFonts w:hint="eastAsia"/>
        </w:rPr>
        <w:t>实测结果与讨论</w:t>
      </w:r>
      <w:bookmarkEnd w:id="252"/>
    </w:p>
    <w:p w14:paraId="14076F79" w14:textId="20893B7D" w:rsidR="00597F70" w:rsidRDefault="00597F70" w:rsidP="00597F70">
      <w:pPr>
        <w:pStyle w:val="2"/>
        <w:spacing w:before="156" w:after="156"/>
      </w:pPr>
      <w:bookmarkStart w:id="254" w:name="_Toc134008069"/>
      <w:r>
        <w:rPr>
          <w:rFonts w:hint="eastAsia"/>
        </w:rPr>
        <w:t>章节概要</w:t>
      </w:r>
      <w:bookmarkEnd w:id="254"/>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255" w:name="_Toc134008070"/>
      <w:r>
        <w:rPr>
          <w:rFonts w:hint="eastAsia"/>
        </w:rPr>
        <w:t>登录</w:t>
      </w:r>
      <w:r w:rsidR="00BF56A6">
        <w:rPr>
          <w:rFonts w:hint="eastAsia"/>
        </w:rPr>
        <w:t>窗口</w:t>
      </w:r>
      <w:r w:rsidR="00A12087">
        <w:rPr>
          <w:rFonts w:hint="eastAsia"/>
        </w:rPr>
        <w:t>测试</w:t>
      </w:r>
      <w:bookmarkEnd w:id="255"/>
    </w:p>
    <w:p w14:paraId="00FCCD7A" w14:textId="77777777" w:rsidR="006B22D3" w:rsidRDefault="006B22D3" w:rsidP="000124AB">
      <w:pPr>
        <w:pStyle w:val="af"/>
      </w:pPr>
      <w:r>
        <w:rPr>
          <w:rFonts w:hint="eastAsia"/>
          <w:noProof/>
        </w:rPr>
        <w:drawing>
          <wp:inline distT="0" distB="0" distL="0" distR="0" wp14:anchorId="6DA5EE36" wp14:editId="1D889FDE">
            <wp:extent cx="5274310" cy="2879090"/>
            <wp:effectExtent l="0" t="0" r="2540" b="0"/>
            <wp:docPr id="12881136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3604" name="图片 1288113604"/>
                    <pic:cNvPicPr/>
                  </pic:nvPicPr>
                  <pic:blipFill>
                    <a:blip r:embed="rId35">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14:paraId="78FFD71C" w14:textId="2F5CDE63" w:rsidR="006B22D3" w:rsidRDefault="006B22D3" w:rsidP="006B22D3">
      <w:pPr>
        <w:pStyle w:val="a3"/>
        <w:ind w:firstLine="400"/>
        <w:jc w:val="center"/>
      </w:pPr>
      <w:bookmarkStart w:id="256" w:name="_Ref13307574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登录测试</w:t>
      </w:r>
      <w:bookmarkEnd w:id="256"/>
    </w:p>
    <w:p w14:paraId="50061D06" w14:textId="72EDFA85" w:rsidR="006B22D3" w:rsidDel="00955DCB" w:rsidRDefault="00712E2C" w:rsidP="006B22D3">
      <w:pPr>
        <w:ind w:firstLine="480"/>
        <w:rPr>
          <w:del w:id="257" w:author="rv734" w:date="2023-05-03T16:03:00Z"/>
        </w:rPr>
      </w:pPr>
      <w:r>
        <w:rPr>
          <w:rFonts w:hint="eastAsia"/>
        </w:rPr>
        <w:t>在</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1</w:t>
      </w:r>
      <w:r w:rsidR="0056517B">
        <w:t xml:space="preserve"> </w:t>
      </w:r>
      <w:r w:rsidR="0056517B">
        <w:rPr>
          <w:rFonts w:hint="eastAsia"/>
        </w:rPr>
        <w:t>登录测试</w:t>
      </w:r>
      <w:r w:rsidR="006B22D3">
        <w:fldChar w:fldCharType="end"/>
      </w:r>
      <w:r>
        <w:rPr>
          <w:rFonts w:hint="eastAsia"/>
        </w:rPr>
        <w:t>中，图</w:t>
      </w:r>
      <w:r>
        <w:rPr>
          <w:rFonts w:hint="eastAsia"/>
        </w:rPr>
        <w:t>a</w:t>
      </w:r>
      <w:r>
        <w:rPr>
          <w:rFonts w:hint="eastAsia"/>
        </w:rPr>
        <w:t>为登录界面，图</w:t>
      </w:r>
      <w:r>
        <w:rPr>
          <w:rFonts w:hint="eastAsia"/>
        </w:rPr>
        <w:t>b</w:t>
      </w:r>
      <w:r>
        <w:rPr>
          <w:rFonts w:hint="eastAsia"/>
        </w:rPr>
        <w:t>为注册</w:t>
      </w:r>
      <w:commentRangeStart w:id="258"/>
      <w:r>
        <w:rPr>
          <w:rFonts w:hint="eastAsia"/>
        </w:rPr>
        <w:t>界面</w:t>
      </w:r>
      <w:commentRangeEnd w:id="258"/>
      <w:r w:rsidR="00955DCB">
        <w:rPr>
          <w:rStyle w:val="af2"/>
        </w:rPr>
        <w:commentReference w:id="258"/>
      </w:r>
      <w:r>
        <w:rPr>
          <w:rFonts w:hint="eastAsia"/>
        </w:rPr>
        <w:t>。</w:t>
      </w:r>
    </w:p>
    <w:p w14:paraId="308D4AA0" w14:textId="5B0C69BC" w:rsidR="004E412C" w:rsidRDefault="004E412C" w:rsidP="00955DCB">
      <w:pPr>
        <w:ind w:firstLine="480"/>
      </w:pPr>
      <w:r>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77777777" w:rsidR="00420761" w:rsidRDefault="00420761" w:rsidP="00420761">
      <w:pPr>
        <w:keepNext/>
        <w:ind w:firstLine="480"/>
      </w:pPr>
      <w:r>
        <w:rPr>
          <w:rFonts w:hint="eastAsia"/>
          <w:noProof/>
        </w:rPr>
        <w:lastRenderedPageBreak/>
        <w:drawing>
          <wp:inline distT="0" distB="0" distL="0" distR="0" wp14:anchorId="7E012704" wp14:editId="62659915">
            <wp:extent cx="5274310" cy="2715260"/>
            <wp:effectExtent l="0" t="0" r="2540" b="8890"/>
            <wp:docPr id="302557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7223" name="图片 302557223"/>
                    <pic:cNvPicPr/>
                  </pic:nvPicPr>
                  <pic:blipFill>
                    <a:blip r:embed="rId36">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14:paraId="4645FB4C" w14:textId="776685EE" w:rsidR="00420761" w:rsidRDefault="00420761" w:rsidP="00420761">
      <w:pPr>
        <w:pStyle w:val="a3"/>
        <w:ind w:firstLine="400"/>
        <w:jc w:val="center"/>
      </w:pPr>
      <w:bookmarkStart w:id="259" w:name="_Ref133142484"/>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proofErr w:type="gramStart"/>
      <w:r>
        <w:rPr>
          <w:rFonts w:hint="eastAsia"/>
        </w:rPr>
        <w:t>弹窗测试</w:t>
      </w:r>
      <w:bookmarkEnd w:id="259"/>
      <w:proofErr w:type="gramEnd"/>
    </w:p>
    <w:p w14:paraId="24E64372" w14:textId="125C3439" w:rsidR="00420761" w:rsidRDefault="00420761" w:rsidP="006B22D3">
      <w:pPr>
        <w:ind w:firstLine="480"/>
      </w:pPr>
      <w:r>
        <w:rPr>
          <w:rFonts w:hint="eastAsia"/>
        </w:rPr>
        <w:t>在</w:t>
      </w:r>
      <w:r>
        <w:fldChar w:fldCharType="begin"/>
      </w:r>
      <w:r>
        <w:instrText xml:space="preserve"> </w:instrText>
      </w:r>
      <w:r>
        <w:rPr>
          <w:rFonts w:hint="eastAsia"/>
        </w:rPr>
        <w:instrText>REF _Ref133142484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2</w:t>
      </w:r>
      <w:r w:rsidR="0056517B">
        <w:t xml:space="preserve"> </w:t>
      </w:r>
      <w:proofErr w:type="gramStart"/>
      <w:r w:rsidR="0056517B">
        <w:rPr>
          <w:rFonts w:hint="eastAsia"/>
        </w:rPr>
        <w:t>弹窗测试</w:t>
      </w:r>
      <w:proofErr w:type="gramEnd"/>
      <w:r>
        <w:fldChar w:fldCharType="end"/>
      </w:r>
      <w:r>
        <w:rPr>
          <w:rFonts w:hint="eastAsia"/>
        </w:rPr>
        <w:t>中，图</w:t>
      </w:r>
      <w:r>
        <w:rPr>
          <w:rFonts w:hint="eastAsia"/>
        </w:rPr>
        <w:t>a</w:t>
      </w:r>
      <w:r>
        <w:rPr>
          <w:rFonts w:hint="eastAsia"/>
        </w:rPr>
        <w:t>为注册申请反馈窗口，图</w:t>
      </w:r>
      <w:r>
        <w:rPr>
          <w:rFonts w:hint="eastAsia"/>
        </w:rPr>
        <w:t>b</w:t>
      </w:r>
      <w:r>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260" w:name="_Toc134008071"/>
      <w:r>
        <w:rPr>
          <w:rFonts w:hint="eastAsia"/>
        </w:rPr>
        <w:t>聊天窗口</w:t>
      </w:r>
      <w:r w:rsidR="00A12087">
        <w:rPr>
          <w:rFonts w:hint="eastAsia"/>
        </w:rPr>
        <w:t>测试</w:t>
      </w:r>
      <w:bookmarkEnd w:id="260"/>
    </w:p>
    <w:p w14:paraId="736F107C" w14:textId="77777777" w:rsidR="000124AB" w:rsidRDefault="000124AB" w:rsidP="000124AB">
      <w:pPr>
        <w:keepNext/>
        <w:ind w:firstLine="480"/>
      </w:pPr>
      <w:r>
        <w:rPr>
          <w:rFonts w:hint="eastAsia"/>
          <w:noProof/>
        </w:rPr>
        <w:drawing>
          <wp:inline distT="0" distB="0" distL="0" distR="0" wp14:anchorId="7D02347C" wp14:editId="368344D2">
            <wp:extent cx="5274310" cy="2973070"/>
            <wp:effectExtent l="0" t="0" r="2540" b="0"/>
            <wp:docPr id="10017577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713" name="图片 1001757713"/>
                    <pic:cNvPicPr/>
                  </pic:nvPicPr>
                  <pic:blipFill>
                    <a:blip r:embed="rId37">
                      <a:extLst>
                        <a:ext uri="{28A0092B-C50C-407E-A947-70E740481C1C}">
                          <a14:useLocalDpi xmlns:a14="http://schemas.microsoft.com/office/drawing/2010/main" val="0"/>
                        </a:ext>
                      </a:extLst>
                    </a:blip>
                    <a:stretch>
                      <a:fillRect/>
                    </a:stretch>
                  </pic:blipFill>
                  <pic:spPr>
                    <a:xfrm>
                      <a:off x="0" y="0"/>
                      <a:ext cx="5274310" cy="2973070"/>
                    </a:xfrm>
                    <a:prstGeom prst="rect">
                      <a:avLst/>
                    </a:prstGeom>
                  </pic:spPr>
                </pic:pic>
              </a:graphicData>
            </a:graphic>
          </wp:inline>
        </w:drawing>
      </w:r>
    </w:p>
    <w:p w14:paraId="0901E8B6" w14:textId="21E58174" w:rsidR="00F73E16" w:rsidRDefault="000124AB" w:rsidP="000124AB">
      <w:pPr>
        <w:pStyle w:val="a3"/>
        <w:ind w:firstLine="400"/>
        <w:jc w:val="center"/>
      </w:pPr>
      <w:bookmarkStart w:id="261" w:name="_Ref13307855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聊天窗口测试</w:t>
      </w:r>
      <w:bookmarkEnd w:id="261"/>
    </w:p>
    <w:p w14:paraId="7FA4FE08" w14:textId="3ADAD4CE" w:rsidR="000124AB" w:rsidRDefault="000124AB" w:rsidP="000124AB">
      <w:pPr>
        <w:ind w:firstLine="480"/>
      </w:pPr>
      <w:r>
        <w:rPr>
          <w:rFonts w:hint="eastAsia"/>
        </w:rPr>
        <w:t>在</w:t>
      </w:r>
      <w:r>
        <w:fldChar w:fldCharType="begin"/>
      </w:r>
      <w:r>
        <w:instrText xml:space="preserve"> </w:instrText>
      </w:r>
      <w:r>
        <w:rPr>
          <w:rFonts w:hint="eastAsia"/>
        </w:rPr>
        <w:instrText>REF _Ref133078556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3</w:t>
      </w:r>
      <w:r w:rsidR="0056517B">
        <w:t xml:space="preserve"> </w:t>
      </w:r>
      <w:r w:rsidR="0056517B">
        <w:rPr>
          <w:rFonts w:hint="eastAsia"/>
        </w:rPr>
        <w:t>聊天窗口测试</w:t>
      </w:r>
      <w:r>
        <w:fldChar w:fldCharType="end"/>
      </w:r>
      <w:r>
        <w:rPr>
          <w:rFonts w:hint="eastAsia"/>
        </w:rPr>
        <w:t>中，图</w:t>
      </w:r>
      <w:r>
        <w:rPr>
          <w:rFonts w:hint="eastAsia"/>
        </w:rPr>
        <w:t>a</w:t>
      </w:r>
      <w:r>
        <w:rPr>
          <w:rFonts w:hint="eastAsia"/>
        </w:rPr>
        <w:t>为好友列表窗口，图</w:t>
      </w:r>
      <w:r>
        <w:rPr>
          <w:rFonts w:hint="eastAsia"/>
        </w:rPr>
        <w:t>b</w:t>
      </w:r>
      <w:r>
        <w:rPr>
          <w:rFonts w:hint="eastAsia"/>
        </w:rPr>
        <w:t>为聊天窗口。其中好友列表窗口列出了所有好友，每位好友对应一个好友按钮以及聊天窗口，点击</w:t>
      </w:r>
      <w:r>
        <w:rPr>
          <w:rFonts w:hint="eastAsia"/>
        </w:rPr>
        <w:lastRenderedPageBreak/>
        <w:t>好友按钮会弹出聊天窗口。</w:t>
      </w:r>
    </w:p>
    <w:p w14:paraId="2262532D" w14:textId="217CFF2D" w:rsidR="001E52A9" w:rsidRDefault="001E52A9" w:rsidP="000124AB">
      <w:pPr>
        <w:ind w:firstLine="480"/>
      </w:pPr>
      <w:r>
        <w:rPr>
          <w:rFonts w:hint="eastAsia"/>
        </w:rPr>
        <w:t>从图</w:t>
      </w:r>
      <w:r>
        <w:rPr>
          <w:rFonts w:hint="eastAsia"/>
        </w:rPr>
        <w:t>b</w:t>
      </w:r>
      <w:r>
        <w:rPr>
          <w:rFonts w:hint="eastAsia"/>
        </w:rPr>
        <w:t>可以看出，聊天窗口分为显示区和输入区，红线与第一条蓝线为显示区，两根蓝线中间为输入区。在显示区可以显示接收到的消息以及表情包，</w:t>
      </w:r>
      <w:proofErr w:type="gramStart"/>
      <w:r>
        <w:rPr>
          <w:rFonts w:hint="eastAsia"/>
        </w:rPr>
        <w:t>发送区</w:t>
      </w:r>
      <w:proofErr w:type="gramEnd"/>
      <w:r>
        <w:rPr>
          <w:rFonts w:hint="eastAsia"/>
        </w:rPr>
        <w:t>则可以输入文件并发送。当需要发送表情包时，只需要将表情包拖入到显示区即可发送。</w:t>
      </w:r>
    </w:p>
    <w:p w14:paraId="6E36B2A3" w14:textId="1BB2A503" w:rsidR="000124AB" w:rsidRDefault="000124AB" w:rsidP="000124AB">
      <w:pPr>
        <w:ind w:firstLine="480"/>
      </w:pPr>
      <w:r>
        <w:rPr>
          <w:rFonts w:hint="eastAsia"/>
        </w:rPr>
        <w:t>从图</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262" w:name="_Toc134008072"/>
      <w:r>
        <w:rPr>
          <w:rFonts w:hint="eastAsia"/>
        </w:rPr>
        <w:t>文件进度</w:t>
      </w:r>
      <w:r w:rsidR="00A12087">
        <w:rPr>
          <w:rFonts w:hint="eastAsia"/>
        </w:rPr>
        <w:t>测试</w:t>
      </w:r>
      <w:bookmarkEnd w:id="262"/>
    </w:p>
    <w:p w14:paraId="64AB57B2" w14:textId="77777777" w:rsidR="005D278E" w:rsidRDefault="00A12087" w:rsidP="005D278E">
      <w:pPr>
        <w:pStyle w:val="af"/>
        <w:keepNext/>
      </w:pPr>
      <w:r>
        <w:rPr>
          <w:rFonts w:hint="eastAsia"/>
          <w:noProof/>
        </w:rPr>
        <w:drawing>
          <wp:inline distT="0" distB="0" distL="0" distR="0" wp14:anchorId="7A0F1EC5" wp14:editId="2E4B6C9B">
            <wp:extent cx="5274310" cy="2050415"/>
            <wp:effectExtent l="0" t="0" r="2540" b="6985"/>
            <wp:docPr id="35695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05" name="图片 35695005"/>
                    <pic:cNvPicPr/>
                  </pic:nvPicPr>
                  <pic:blipFill>
                    <a:blip r:embed="rId38">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15F31095" w14:textId="2514CA59" w:rsidR="00AA1692" w:rsidRPr="00AA1692" w:rsidRDefault="005D278E" w:rsidP="005D278E">
      <w:pPr>
        <w:pStyle w:val="a3"/>
        <w:ind w:firstLine="400"/>
        <w:jc w:val="center"/>
      </w:pPr>
      <w:bookmarkStart w:id="263" w:name="_Ref13314309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rPr>
          <w:rFonts w:hint="eastAsia"/>
        </w:rPr>
        <w:t>文件进度测试</w:t>
      </w:r>
      <w:bookmarkEnd w:id="263"/>
    </w:p>
    <w:p w14:paraId="19002131" w14:textId="74C47263" w:rsidR="000124AB" w:rsidRDefault="005D278E" w:rsidP="00F73E16">
      <w:pPr>
        <w:ind w:firstLine="480"/>
      </w:pPr>
      <w:r>
        <w:rPr>
          <w:rFonts w:hint="eastAsia"/>
        </w:rPr>
        <w:t>在</w:t>
      </w:r>
      <w:r>
        <w:fldChar w:fldCharType="begin"/>
      </w:r>
      <w:r>
        <w:instrText xml:space="preserve"> </w:instrText>
      </w:r>
      <w:r>
        <w:rPr>
          <w:rFonts w:hint="eastAsia"/>
        </w:rPr>
        <w:instrText>REF _Ref133143095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4</w:t>
      </w:r>
      <w:r w:rsidR="0056517B">
        <w:rPr>
          <w:rFonts w:hint="eastAsia"/>
        </w:rPr>
        <w:t>文件进度测试</w:t>
      </w:r>
      <w:r>
        <w:fldChar w:fldCharType="end"/>
      </w:r>
      <w:r>
        <w:rPr>
          <w:rFonts w:hint="eastAsia"/>
        </w:rPr>
        <w:t>中，图</w:t>
      </w:r>
      <w:r>
        <w:rPr>
          <w:rFonts w:hint="eastAsia"/>
        </w:rPr>
        <w:t>a</w:t>
      </w:r>
      <w:r>
        <w:rPr>
          <w:rFonts w:hint="eastAsia"/>
        </w:rPr>
        <w:t>为接收</w:t>
      </w:r>
      <w:proofErr w:type="gramStart"/>
      <w:r>
        <w:rPr>
          <w:rFonts w:hint="eastAsia"/>
        </w:rPr>
        <w:t>方文件</w:t>
      </w:r>
      <w:proofErr w:type="gramEnd"/>
      <w:r>
        <w:rPr>
          <w:rFonts w:hint="eastAsia"/>
        </w:rPr>
        <w:t>进度，图</w:t>
      </w:r>
      <w:r>
        <w:rPr>
          <w:rFonts w:hint="eastAsia"/>
        </w:rPr>
        <w:t>b</w:t>
      </w:r>
      <w:r>
        <w:rPr>
          <w:rFonts w:hint="eastAsia"/>
        </w:rPr>
        <w:t>为发送</w:t>
      </w:r>
      <w:proofErr w:type="gramStart"/>
      <w:r>
        <w:rPr>
          <w:rFonts w:hint="eastAsia"/>
        </w:rPr>
        <w:t>方文件</w:t>
      </w:r>
      <w:proofErr w:type="gramEnd"/>
      <w:r>
        <w:rPr>
          <w:rFonts w:hint="eastAsia"/>
        </w:rPr>
        <w:t>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6B48A132" w14:textId="6270B852" w:rsidR="00145AA3" w:rsidRDefault="00145AA3" w:rsidP="00145AA3">
      <w:pPr>
        <w:pStyle w:val="2"/>
        <w:spacing w:before="156" w:after="156"/>
      </w:pPr>
      <w:bookmarkStart w:id="264" w:name="_Toc134008073"/>
      <w:r>
        <w:rPr>
          <w:rFonts w:hint="eastAsia"/>
        </w:rPr>
        <w:lastRenderedPageBreak/>
        <w:t>好友申请测试</w:t>
      </w:r>
      <w:bookmarkEnd w:id="264"/>
    </w:p>
    <w:p w14:paraId="654B5906" w14:textId="77777777" w:rsidR="00145AA3" w:rsidRDefault="00145AA3" w:rsidP="00145AA3">
      <w:pPr>
        <w:pStyle w:val="af"/>
      </w:pPr>
      <w:r>
        <w:rPr>
          <w:rFonts w:hint="eastAsia"/>
          <w:noProof/>
        </w:rPr>
        <w:drawing>
          <wp:inline distT="0" distB="0" distL="0" distR="0" wp14:anchorId="1B55647E" wp14:editId="15A51EF6">
            <wp:extent cx="5274310" cy="3697605"/>
            <wp:effectExtent l="0" t="0" r="2540" b="0"/>
            <wp:docPr id="175304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2089" name="图片 1753042089"/>
                    <pic:cNvPicPr/>
                  </pic:nvPicPr>
                  <pic:blipFill>
                    <a:blip r:embed="rId39">
                      <a:extLst>
                        <a:ext uri="{28A0092B-C50C-407E-A947-70E740481C1C}">
                          <a14:useLocalDpi xmlns:a14="http://schemas.microsoft.com/office/drawing/2010/main" val="0"/>
                        </a:ext>
                      </a:extLst>
                    </a:blip>
                    <a:stretch>
                      <a:fillRect/>
                    </a:stretch>
                  </pic:blipFill>
                  <pic:spPr>
                    <a:xfrm>
                      <a:off x="0" y="0"/>
                      <a:ext cx="5274310" cy="3697605"/>
                    </a:xfrm>
                    <a:prstGeom prst="rect">
                      <a:avLst/>
                    </a:prstGeom>
                  </pic:spPr>
                </pic:pic>
              </a:graphicData>
            </a:graphic>
          </wp:inline>
        </w:drawing>
      </w:r>
    </w:p>
    <w:p w14:paraId="163331E2" w14:textId="2C434EEE" w:rsidR="00145AA3" w:rsidRDefault="00145AA3" w:rsidP="00145AA3">
      <w:pPr>
        <w:pStyle w:val="a3"/>
        <w:ind w:firstLine="400"/>
        <w:jc w:val="center"/>
      </w:pPr>
      <w:bookmarkStart w:id="265" w:name="_Ref1331503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申请发送测试</w:t>
      </w:r>
      <w:bookmarkEnd w:id="265"/>
    </w:p>
    <w:p w14:paraId="5B7015B9" w14:textId="387C8354" w:rsidR="00145AA3" w:rsidRDefault="00145AA3" w:rsidP="00145AA3">
      <w:pPr>
        <w:ind w:firstLine="480"/>
      </w:pPr>
      <w:r>
        <w:rPr>
          <w:rFonts w:hint="eastAsia"/>
        </w:rPr>
        <w:t>在</w:t>
      </w:r>
      <w:r>
        <w:fldChar w:fldCharType="begin"/>
      </w:r>
      <w:r>
        <w:instrText xml:space="preserve"> </w:instrText>
      </w:r>
      <w:r>
        <w:rPr>
          <w:rFonts w:hint="eastAsia"/>
        </w:rPr>
        <w:instrText>REF _Ref133150388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5</w:t>
      </w:r>
      <w:r w:rsidR="0056517B">
        <w:t xml:space="preserve"> </w:t>
      </w:r>
      <w:r w:rsidR="0056517B">
        <w:rPr>
          <w:rFonts w:hint="eastAsia"/>
        </w:rPr>
        <w:t>申请发送测试</w:t>
      </w:r>
      <w:r>
        <w:fldChar w:fldCharType="end"/>
      </w:r>
      <w:r>
        <w:rPr>
          <w:rFonts w:hint="eastAsia"/>
        </w:rPr>
        <w:t>中，</w:t>
      </w:r>
      <w:r w:rsidR="00900D4D">
        <w:rPr>
          <w:rFonts w:hint="eastAsia"/>
        </w:rPr>
        <w:t>图</w:t>
      </w:r>
      <w:r w:rsidR="00900D4D">
        <w:rPr>
          <w:rFonts w:hint="eastAsia"/>
        </w:rPr>
        <w:t>a</w:t>
      </w:r>
      <w:r w:rsidR="00900D4D">
        <w:rPr>
          <w:rFonts w:hint="eastAsia"/>
        </w:rPr>
        <w:t>为聊天窗口中的申请好友按钮，图</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w:t>
      </w:r>
      <w:commentRangeStart w:id="266"/>
      <w:r>
        <w:rPr>
          <w:rFonts w:hint="eastAsia"/>
        </w:rPr>
        <w:t>好友</w:t>
      </w:r>
      <w:commentRangeEnd w:id="266"/>
      <w:r w:rsidR="00955DCB">
        <w:rPr>
          <w:rStyle w:val="af2"/>
        </w:rPr>
        <w:commentReference w:id="266"/>
      </w:r>
      <w:r>
        <w:rPr>
          <w:rFonts w:hint="eastAsia"/>
        </w:rPr>
        <w:t>。</w:t>
      </w:r>
    </w:p>
    <w:p w14:paraId="0A98323C" w14:textId="77777777" w:rsidR="00592A92" w:rsidRDefault="00592A92" w:rsidP="00B1484E">
      <w:pPr>
        <w:pStyle w:val="af"/>
      </w:pPr>
      <w:r>
        <w:rPr>
          <w:rFonts w:hint="eastAsia"/>
          <w:noProof/>
        </w:rPr>
        <w:lastRenderedPageBreak/>
        <w:drawing>
          <wp:inline distT="0" distB="0" distL="0" distR="0" wp14:anchorId="56B91A34" wp14:editId="55BB1AFC">
            <wp:extent cx="5274310" cy="3255010"/>
            <wp:effectExtent l="0" t="0" r="2540" b="2540"/>
            <wp:docPr id="677071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1280" name="图片 677071280"/>
                    <pic:cNvPicPr/>
                  </pic:nvPicPr>
                  <pic:blipFill>
                    <a:blip r:embed="rId40">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0B4A69CB" w14:textId="76E79B54" w:rsidR="00592A92" w:rsidRDefault="00592A92" w:rsidP="00592A92">
      <w:pPr>
        <w:pStyle w:val="a3"/>
        <w:ind w:firstLine="400"/>
        <w:jc w:val="center"/>
      </w:pPr>
      <w:bookmarkStart w:id="267" w:name="_Ref13315083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D80A03">
        <w:rPr>
          <w:rFonts w:hint="eastAsia"/>
        </w:rPr>
        <w:t>申请</w:t>
      </w:r>
      <w:r>
        <w:rPr>
          <w:rFonts w:hint="eastAsia"/>
        </w:rPr>
        <w:t>反馈</w:t>
      </w:r>
      <w:r w:rsidRPr="00D80A03">
        <w:rPr>
          <w:rFonts w:hint="eastAsia"/>
        </w:rPr>
        <w:t>测试</w:t>
      </w:r>
      <w:bookmarkEnd w:id="267"/>
    </w:p>
    <w:p w14:paraId="5C0DAAC9" w14:textId="594B2E1D" w:rsidR="00592A92" w:rsidRDefault="00592A92" w:rsidP="00592A92">
      <w:pPr>
        <w:ind w:firstLine="480"/>
      </w:pPr>
      <w:r>
        <w:rPr>
          <w:rFonts w:hint="eastAsia"/>
        </w:rPr>
        <w:t>在</w:t>
      </w:r>
      <w:r>
        <w:fldChar w:fldCharType="begin"/>
      </w:r>
      <w:r>
        <w:instrText xml:space="preserve"> </w:instrText>
      </w:r>
      <w:r>
        <w:rPr>
          <w:rFonts w:hint="eastAsia"/>
        </w:rPr>
        <w:instrText>REF _Ref133150836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6</w:t>
      </w:r>
      <w:r w:rsidR="0056517B">
        <w:t xml:space="preserve"> </w:t>
      </w:r>
      <w:r w:rsidR="0056517B" w:rsidRPr="00D80A03">
        <w:rPr>
          <w:rFonts w:hint="eastAsia"/>
        </w:rPr>
        <w:t>申请</w:t>
      </w:r>
      <w:r w:rsidR="0056517B">
        <w:rPr>
          <w:rFonts w:hint="eastAsia"/>
        </w:rPr>
        <w:t>反馈</w:t>
      </w:r>
      <w:r w:rsidR="0056517B" w:rsidRPr="00D80A03">
        <w:rPr>
          <w:rFonts w:hint="eastAsia"/>
        </w:rPr>
        <w:t>测试</w:t>
      </w:r>
      <w:r>
        <w:fldChar w:fldCharType="end"/>
      </w:r>
      <w:r>
        <w:rPr>
          <w:rFonts w:hint="eastAsia"/>
        </w:rPr>
        <w:t>中，图</w:t>
      </w:r>
      <w:r>
        <w:rPr>
          <w:rFonts w:hint="eastAsia"/>
        </w:rPr>
        <w:t>a</w:t>
      </w:r>
      <w:r>
        <w:rPr>
          <w:rFonts w:hint="eastAsia"/>
        </w:rPr>
        <w:t>为好友申请成功的反馈，图</w:t>
      </w:r>
      <w:r>
        <w:rPr>
          <w:rFonts w:hint="eastAsia"/>
        </w:rPr>
        <w:t>b</w:t>
      </w:r>
      <w:r>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0392B4F9" w14:textId="429B475A" w:rsidR="00746436" w:rsidRDefault="00746436" w:rsidP="00264A0B">
      <w:pPr>
        <w:ind w:firstLine="480"/>
      </w:pPr>
    </w:p>
    <w:p w14:paraId="5C247C89" w14:textId="77777777" w:rsidR="00C165CD" w:rsidRDefault="00C165CD" w:rsidP="00264A0B">
      <w:pPr>
        <w:ind w:firstLine="480"/>
        <w:sectPr w:rsidR="00C165CD" w:rsidSect="00A70BBC">
          <w:pgSz w:w="11906" w:h="16838"/>
          <w:pgMar w:top="1440" w:right="1800" w:bottom="1440" w:left="1800" w:header="851" w:footer="992" w:gutter="0"/>
          <w:cols w:space="425"/>
          <w:docGrid w:type="lines" w:linePitch="312"/>
        </w:sectPr>
      </w:pPr>
    </w:p>
    <w:p w14:paraId="58F6B2B8" w14:textId="5DDC2459" w:rsidR="00746436" w:rsidRDefault="00955DCB">
      <w:pPr>
        <w:pStyle w:val="1"/>
        <w:numPr>
          <w:ilvl w:val="0"/>
          <w:numId w:val="0"/>
        </w:numPr>
        <w:spacing w:before="156" w:after="156"/>
        <w:ind w:left="57"/>
        <w:pPrChange w:id="268" w:author="rv734" w:date="2023-05-03T16:05:00Z">
          <w:pPr>
            <w:pStyle w:val="1"/>
            <w:spacing w:before="156" w:after="156"/>
          </w:pPr>
        </w:pPrChange>
      </w:pPr>
      <w:bookmarkStart w:id="269" w:name="_Toc134008074"/>
      <w:ins w:id="270" w:author="rv734" w:date="2023-05-03T16:05:00Z">
        <w:r>
          <w:rPr>
            <w:rFonts w:hint="eastAsia"/>
          </w:rPr>
          <w:lastRenderedPageBreak/>
          <w:t>6</w:t>
        </w:r>
        <w:r>
          <w:t xml:space="preserve">. </w:t>
        </w:r>
      </w:ins>
      <w:r w:rsidR="00C165CD">
        <w:t>总结</w:t>
      </w:r>
      <w:r w:rsidR="00C165CD">
        <w:rPr>
          <w:rFonts w:hint="eastAsia"/>
        </w:rPr>
        <w:t>和展望</w:t>
      </w:r>
      <w:bookmarkEnd w:id="269"/>
    </w:p>
    <w:p w14:paraId="2CAA4841" w14:textId="179704D6" w:rsidR="007D288B" w:rsidDel="002B5654" w:rsidRDefault="002B5654" w:rsidP="007D288B">
      <w:pPr>
        <w:ind w:firstLine="480"/>
        <w:rPr>
          <w:del w:id="271" w:author="rv734" w:date="2023-05-03T17:03:00Z"/>
        </w:rPr>
      </w:pPr>
      <w:ins w:id="272" w:author="rv734" w:date="2023-05-03T17:03:00Z">
        <w:r>
          <w:rPr>
            <w:rFonts w:hint="eastAsia"/>
          </w:rPr>
          <w:t>本文基于……</w:t>
        </w:r>
        <w:proofErr w:type="gramStart"/>
        <w:r>
          <w:rPr>
            <w:rFonts w:hint="eastAsia"/>
          </w:rPr>
          <w:t>………………</w:t>
        </w:r>
        <w:proofErr w:type="gramEnd"/>
        <w:r>
          <w:rPr>
            <w:rFonts w:hint="eastAsia"/>
          </w:rPr>
          <w:t>技术设计了一款……</w:t>
        </w:r>
        <w:proofErr w:type="gramStart"/>
        <w:r>
          <w:rPr>
            <w:rFonts w:hint="eastAsia"/>
          </w:rPr>
          <w:t>………………</w:t>
        </w:r>
        <w:proofErr w:type="gramEnd"/>
        <w:r>
          <w:rPr>
            <w:rFonts w:hint="eastAsia"/>
          </w:rPr>
          <w:t>。</w:t>
        </w:r>
      </w:ins>
      <w:ins w:id="273" w:author="rv734" w:date="2023-05-03T17:04:00Z">
        <w:r>
          <w:rPr>
            <w:rFonts w:hint="eastAsia"/>
          </w:rPr>
          <w:t>所设计的……</w:t>
        </w:r>
        <w:proofErr w:type="gramStart"/>
        <w:r>
          <w:rPr>
            <w:rFonts w:hint="eastAsia"/>
          </w:rPr>
          <w:t>…………</w:t>
        </w:r>
        <w:proofErr w:type="gramEnd"/>
        <w:r>
          <w:rPr>
            <w:rFonts w:hint="eastAsia"/>
          </w:rPr>
          <w:t>包含……</w:t>
        </w:r>
        <w:proofErr w:type="gramStart"/>
        <w:r>
          <w:rPr>
            <w:rFonts w:hint="eastAsia"/>
          </w:rPr>
          <w:t>…………</w:t>
        </w:r>
        <w:proofErr w:type="gramEnd"/>
        <w:r>
          <w:rPr>
            <w:rFonts w:hint="eastAsia"/>
          </w:rPr>
          <w:t>功能。经由实测，所设计……</w:t>
        </w:r>
        <w:proofErr w:type="gramStart"/>
        <w:r>
          <w:rPr>
            <w:rFonts w:hint="eastAsia"/>
          </w:rPr>
          <w:t>……</w:t>
        </w:r>
        <w:proofErr w:type="gramEnd"/>
        <w:r>
          <w:rPr>
            <w:rFonts w:hint="eastAsia"/>
          </w:rPr>
          <w:t>能够实现预期功能，符合设计要求。但是在设计过程中，</w:t>
        </w:r>
        <w:proofErr w:type="gramStart"/>
        <w:r>
          <w:rPr>
            <w:rFonts w:hint="eastAsia"/>
          </w:rPr>
          <w:t>该</w:t>
        </w:r>
        <w:proofErr w:type="gramEnd"/>
        <w:r>
          <w:rPr>
            <w:rFonts w:hint="eastAsia"/>
          </w:rPr>
          <w:t>……</w:t>
        </w:r>
        <w:proofErr w:type="gramStart"/>
        <w:r>
          <w:rPr>
            <w:rFonts w:hint="eastAsia"/>
          </w:rPr>
          <w:t>……</w:t>
        </w:r>
        <w:proofErr w:type="gramEnd"/>
        <w:r>
          <w:rPr>
            <w:rFonts w:hint="eastAsia"/>
          </w:rPr>
          <w:t>也存在</w:t>
        </w:r>
      </w:ins>
      <w:ins w:id="274" w:author="rv734" w:date="2023-05-03T17:05:00Z">
        <w:r>
          <w:rPr>
            <w:rFonts w:hint="eastAsia"/>
          </w:rPr>
          <w:t>诸如……</w:t>
        </w:r>
        <w:proofErr w:type="gramStart"/>
        <w:r>
          <w:rPr>
            <w:rFonts w:hint="eastAsia"/>
          </w:rPr>
          <w:t>…………</w:t>
        </w:r>
        <w:proofErr w:type="gramEnd"/>
        <w:r>
          <w:rPr>
            <w:rFonts w:hint="eastAsia"/>
          </w:rPr>
          <w:t>的缺点，需要在后续过程中继续改正。</w:t>
        </w:r>
      </w:ins>
      <w:del w:id="275" w:author="rv734" w:date="2023-05-03T17:03:00Z">
        <w:r w:rsidR="007D288B" w:rsidDel="002B5654">
          <w:rPr>
            <w:rFonts w:hint="eastAsia"/>
          </w:rPr>
          <w:delText>即时通信软件是目前最火爆的软件开发趋势之一，即时通信包含的内容如聊天消息、语音通话、视频通话、录像直播等多种内容。除此之外，如今的聊天软件更是集成了各种功能，如好友动态、朋友圈、好友扩列、摇一摇聊天等众多社交方式，以及成为了现代人不可或缺的工具。</w:delText>
        </w:r>
      </w:del>
    </w:p>
    <w:p w14:paraId="1FCDDE1C" w14:textId="25FF94A3" w:rsidR="007D288B" w:rsidDel="002B5654" w:rsidRDefault="007D288B" w:rsidP="007D288B">
      <w:pPr>
        <w:ind w:firstLine="480"/>
        <w:rPr>
          <w:del w:id="276" w:author="rv734" w:date="2023-05-03T17:03:00Z"/>
        </w:rPr>
      </w:pPr>
      <w:del w:id="277" w:author="rv734" w:date="2023-05-03T17:03:00Z">
        <w:r w:rsidDel="002B5654">
          <w:rPr>
            <w:rFonts w:hint="eastAsia"/>
          </w:rPr>
          <w:delText>在功能之外，各类软件也都纷纷希望留住用户，收集个人信息，</w:delText>
        </w:r>
        <w:r w:rsidR="00866684" w:rsidDel="002B5654">
          <w:rPr>
            <w:rFonts w:hint="eastAsia"/>
          </w:rPr>
          <w:delText>启用智能内容推荐增强用户依赖性，添加越来越多的功能，如在线支付功能、会员功能等，并引入小程序应用等扩展性非常强的功能，</w:delText>
        </w:r>
        <w:r w:rsidDel="002B5654">
          <w:rPr>
            <w:rFonts w:hint="eastAsia"/>
          </w:rPr>
          <w:delText>打造各自的生态坏境以留住</w:delText>
        </w:r>
        <w:r w:rsidR="00866684" w:rsidDel="002B5654">
          <w:rPr>
            <w:rFonts w:hint="eastAsia"/>
          </w:rPr>
          <w:delText>用户。站稳市场之后，各类软件都开始对用户推送大量广告，在用户体验上大打折扣。</w:delText>
        </w:r>
      </w:del>
    </w:p>
    <w:p w14:paraId="6E21FD64" w14:textId="4B11076E" w:rsidR="005D769F" w:rsidDel="002B5654" w:rsidRDefault="00866684" w:rsidP="007D288B">
      <w:pPr>
        <w:ind w:firstLine="480"/>
        <w:rPr>
          <w:del w:id="278" w:author="rv734" w:date="2023-05-03T17:03:00Z"/>
        </w:rPr>
      </w:pPr>
      <w:del w:id="279" w:author="rv734" w:date="2023-05-03T17:03:00Z">
        <w:r w:rsidDel="002B5654">
          <w:rPr>
            <w:rFonts w:hint="eastAsia"/>
          </w:rPr>
          <w:delText>对于越来越多功能的聊天软件，越来越难体会到人与人之间纯粹的通信，总是被各类功能</w:delText>
        </w:r>
        <w:r w:rsidR="005D769F" w:rsidDel="002B5654">
          <w:rPr>
            <w:rFonts w:hint="eastAsia"/>
          </w:rPr>
          <w:delText>和</w:delText>
        </w:r>
        <w:r w:rsidDel="002B5654">
          <w:rPr>
            <w:rFonts w:hint="eastAsia"/>
          </w:rPr>
          <w:delText>广告所影响，我希望在未来开发一款纯粹聊天的软件，抛开各种以商业为主的功能，回归聊天的本质。</w:delText>
        </w:r>
      </w:del>
    </w:p>
    <w:p w14:paraId="1E832A17" w14:textId="5B9FDBD3" w:rsidR="00866684" w:rsidDel="002B5654" w:rsidRDefault="00866684" w:rsidP="007D288B">
      <w:pPr>
        <w:ind w:firstLine="480"/>
        <w:rPr>
          <w:del w:id="280" w:author="rv734" w:date="2023-05-03T17:03:00Z"/>
        </w:rPr>
      </w:pPr>
      <w:del w:id="281" w:author="rv734" w:date="2023-05-03T17:03:00Z">
        <w:r w:rsidDel="002B5654">
          <w:rPr>
            <w:rFonts w:hint="eastAsia"/>
          </w:rPr>
          <w:delText>该软件是可以想象的，如</w:delText>
        </w:r>
        <w:r w:rsidR="00A0544D" w:rsidDel="002B5654">
          <w:rPr>
            <w:rFonts w:hint="eastAsia"/>
          </w:rPr>
          <w:delText>保留了基本的通行功能，如消息、语音、视频通话通信等，提供个性化的标签以及朋友圈等熟悉的社交功能。在此之外，将打造一个拥有话题的聊天通道，该通道是对所有用户公开的公共频道。可以将话题分为各个领域，可以进入自己感兴趣的领域与拥有同意爱好的人共同探讨，如游戏、英语、数学、编程、通信、化学等各类话题频道。全公开频道对话才是理想聊天软件的趋势，如视频直播一般，只对话题感兴趣，而无论在与谁对话。</w:delText>
        </w:r>
      </w:del>
    </w:p>
    <w:p w14:paraId="613CCDFE" w14:textId="338C56C2" w:rsidR="00866684" w:rsidDel="002B5654" w:rsidRDefault="004451DD" w:rsidP="004451DD">
      <w:pPr>
        <w:ind w:firstLine="480"/>
        <w:rPr>
          <w:del w:id="282" w:author="rv734" w:date="2023-05-03T17:03:00Z"/>
        </w:rPr>
      </w:pPr>
      <w:del w:id="283" w:author="rv734" w:date="2023-05-03T17:03:00Z">
        <w:r w:rsidDel="002B5654">
          <w:rPr>
            <w:rFonts w:hint="eastAsia"/>
          </w:rPr>
          <w:delText>这一款理想的通信软件应该要足够的方便，可以通过各类渠道随时进入话题当中，如支持在手机、电脑、平板、智能手表等设备上使用，可以在不同的操作系统安装，并可在桌面程序、手机应用、浏览器等多种方式启动聊天功能。支持个人用户在内网部署通信软件，支持内网穿透技术解决大流量服务器部署问题</w:delText>
        </w:r>
        <w:r w:rsidR="00703885" w:rsidDel="002B5654">
          <w:rPr>
            <w:rFonts w:hint="eastAsia"/>
          </w:rPr>
          <w:delText>，以离散的方式建立共同的话题</w:delText>
        </w:r>
        <w:r w:rsidDel="002B5654">
          <w:rPr>
            <w:rFonts w:hint="eastAsia"/>
          </w:rPr>
          <w:delText>。</w:delText>
        </w:r>
      </w:del>
    </w:p>
    <w:p w14:paraId="568CA218" w14:textId="6FF263A4" w:rsidR="00B900CE" w:rsidRPr="00703885" w:rsidDel="002B5654" w:rsidRDefault="00703885" w:rsidP="00264A0B">
      <w:pPr>
        <w:ind w:firstLine="480"/>
        <w:rPr>
          <w:del w:id="284" w:author="rv734" w:date="2023-05-03T17:03:00Z"/>
        </w:rPr>
      </w:pPr>
      <w:del w:id="285" w:author="rv734" w:date="2023-05-03T17:03:00Z">
        <w:r w:rsidDel="002B5654">
          <w:rPr>
            <w:rFonts w:hint="eastAsia"/>
          </w:rPr>
          <w:delText>此理想软件的实行，需要有足够的技术支持，以及找到拥有共同理想的同伴，在此之前仍需努力学习。</w:delText>
        </w:r>
      </w:del>
    </w:p>
    <w:p w14:paraId="509AB2E1" w14:textId="77777777" w:rsidR="00746436" w:rsidRDefault="00746436" w:rsidP="00264A0B">
      <w:pPr>
        <w:ind w:firstLine="480"/>
      </w:pPr>
    </w:p>
    <w:p w14:paraId="785834D7" w14:textId="77777777" w:rsidR="008247F5" w:rsidRDefault="008247F5" w:rsidP="001A32F5">
      <w:pPr>
        <w:ind w:firstLineChars="0" w:firstLine="0"/>
      </w:pPr>
    </w:p>
    <w:p w14:paraId="1EEA7C6C" w14:textId="77777777" w:rsidR="008247F5" w:rsidRDefault="008247F5" w:rsidP="001A32F5">
      <w:pPr>
        <w:ind w:firstLineChars="0" w:firstLine="0"/>
        <w:sectPr w:rsidR="008247F5" w:rsidSect="00A70BBC">
          <w:pgSz w:w="11906" w:h="16838"/>
          <w:pgMar w:top="1440" w:right="1800" w:bottom="1440" w:left="1800" w:header="851" w:footer="992" w:gutter="0"/>
          <w:cols w:space="425"/>
          <w:docGrid w:type="lines" w:linePitch="312"/>
        </w:sectPr>
      </w:pPr>
    </w:p>
    <w:p w14:paraId="5211814B" w14:textId="77777777" w:rsidR="006611D3" w:rsidRDefault="006611D3" w:rsidP="006611D3">
      <w:pPr>
        <w:pStyle w:val="1"/>
        <w:spacing w:before="156" w:after="156"/>
      </w:pPr>
      <w:bookmarkStart w:id="286" w:name="_Toc134008075"/>
      <w:commentRangeStart w:id="287"/>
      <w:r>
        <w:rPr>
          <w:rFonts w:hint="eastAsia"/>
        </w:rPr>
        <w:lastRenderedPageBreak/>
        <w:t>参考文献</w:t>
      </w:r>
      <w:bookmarkEnd w:id="286"/>
    </w:p>
    <w:p w14:paraId="0499F669" w14:textId="44A4BAC2"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Stanley </w:t>
      </w:r>
      <w:proofErr w:type="spellStart"/>
      <w:r w:rsidRPr="00007F4F">
        <w:rPr>
          <w:rFonts w:ascii="宋体" w:hAnsi="宋体" w:cs="Times New Roman"/>
        </w:rPr>
        <w:t>B.LippmanBarbara</w:t>
      </w:r>
      <w:proofErr w:type="spellEnd"/>
      <w:r w:rsidRPr="00007F4F">
        <w:rPr>
          <w:rFonts w:ascii="宋体" w:hAnsi="宋体" w:cs="Times New Roman"/>
        </w:rPr>
        <w:t xml:space="preserve"> </w:t>
      </w:r>
      <w:proofErr w:type="spellStart"/>
      <w:r w:rsidRPr="00007F4F">
        <w:rPr>
          <w:rFonts w:ascii="宋体" w:hAnsi="宋体" w:cs="Times New Roman"/>
        </w:rPr>
        <w:t>E.MooJosée.C</w:t>
      </w:r>
      <w:proofErr w:type="spellEnd"/>
      <w:r w:rsidRPr="00007F4F">
        <w:rPr>
          <w:rFonts w:ascii="宋体" w:hAnsi="宋体" w:cs="Times New Roman"/>
        </w:rPr>
        <w:t>++primer 第三版[M]. 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谢希仁.计算机网络[第7版] [M].北京:电子工业出版社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6F6CBDE5"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Linux私房菜-基础篇 第四版[M].北京:</w:t>
      </w:r>
      <w:hyperlink r:id="rId41"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458705AE"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Linux私房菜服务器架设篇[M].北京:</w:t>
      </w:r>
      <w:hyperlink r:id="rId42"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41765A7D"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环境高级编程中文第三版[M].北京:</w:t>
      </w:r>
      <w:hyperlink r:id="rId43"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10C1A2CC"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网络编程卷1中文版[M].北京:</w:t>
      </w:r>
      <w:hyperlink r:id="rId44"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Matthew </w:t>
      </w:r>
      <w:proofErr w:type="spellStart"/>
      <w:r w:rsidRPr="00007F4F">
        <w:rPr>
          <w:rFonts w:ascii="宋体" w:hAnsi="宋体" w:cs="Times New Roman"/>
        </w:rPr>
        <w:t>H.Austern</w:t>
      </w:r>
      <w:proofErr w:type="spellEnd"/>
      <w:r w:rsidRPr="00007F4F">
        <w:rPr>
          <w:rFonts w:ascii="宋体" w:hAnsi="宋体" w:cs="Times New Roman"/>
        </w:rPr>
        <w:t>.泛型编程与STL[M].河北:中国电力出版社.2003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谭浩强.C语言程序设计(第五版)[M].北京:清华大学出版社.2017.</w:t>
      </w:r>
    </w:p>
    <w:p w14:paraId="7F71C7D3" w14:textId="62B5786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马丁.代码</w:t>
      </w:r>
      <w:proofErr w:type="gramStart"/>
      <w:r w:rsidRPr="00007F4F">
        <w:rPr>
          <w:rFonts w:ascii="宋体" w:hAnsi="宋体" w:cs="Times New Roman"/>
        </w:rPr>
        <w:t>整洁之</w:t>
      </w:r>
      <w:proofErr w:type="gramEnd"/>
      <w:r w:rsidRPr="00007F4F">
        <w:rPr>
          <w:rFonts w:ascii="宋体" w:hAnsi="宋体" w:cs="Times New Roman"/>
        </w:rPr>
        <w:t>道[M].北京:</w:t>
      </w:r>
      <w:hyperlink r:id="rId45"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3AEF8EC0"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Martin </w:t>
      </w:r>
      <w:proofErr w:type="spellStart"/>
      <w:r w:rsidRPr="00007F4F">
        <w:rPr>
          <w:rFonts w:ascii="宋体" w:hAnsi="宋体" w:cs="Times New Roman"/>
        </w:rPr>
        <w:t>Fowle</w:t>
      </w:r>
      <w:proofErr w:type="spellEnd"/>
      <w:r w:rsidRPr="00007F4F">
        <w:rPr>
          <w:rFonts w:ascii="宋体" w:hAnsi="宋体" w:cs="Times New Roman"/>
        </w:rPr>
        <w:t>.重构：改善既有代码的设计[M].  北京:</w:t>
      </w:r>
      <w:hyperlink r:id="rId46"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徐胜昭</w:t>
      </w:r>
      <w:proofErr w:type="gramEnd"/>
      <w:r w:rsidRPr="00007F4F">
        <w:rPr>
          <w:rFonts w:ascii="宋体" w:hAnsi="宋体" w:cs="Times New Roman"/>
        </w:rPr>
        <w:t>.基于C_S模式的局域网络聊天软件系统的设计与实现[D].电子科技大学,2012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10AD970"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董敏</w:t>
      </w:r>
      <w:proofErr w:type="gramEnd"/>
      <w:r w:rsidRPr="00007F4F">
        <w:rPr>
          <w:rFonts w:ascii="宋体" w:hAnsi="宋体" w:cs="Times New Roman"/>
        </w:rPr>
        <w:t>.基于Linux的网络聊天系统的设计[J].南京航空航天大学.2017</w:t>
      </w:r>
      <w:r w:rsidR="00154159">
        <w:rPr>
          <w:rFonts w:ascii="宋体" w:hAnsi="宋体" w:cs="Times New Roman"/>
        </w:rPr>
        <w:t>:5-8</w:t>
      </w:r>
      <w:r w:rsidRPr="00007F4F">
        <w:rPr>
          <w:rFonts w:ascii="宋体" w:hAnsi="宋体" w:cs="Times New Roman"/>
        </w:rPr>
        <w:t>.</w:t>
      </w:r>
    </w:p>
    <w:p w14:paraId="53CA85A7" w14:textId="6ECD7C0E" w:rsidR="006611D3" w:rsidRDefault="006611D3" w:rsidP="006611D3">
      <w:pPr>
        <w:pStyle w:val="ac"/>
        <w:numPr>
          <w:ilvl w:val="0"/>
          <w:numId w:val="34"/>
        </w:numPr>
        <w:ind w:firstLineChars="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commentRangeEnd w:id="287"/>
      <w:r w:rsidR="00DF6AA2">
        <w:rPr>
          <w:rStyle w:val="af2"/>
        </w:rPr>
        <w:commentReference w:id="287"/>
      </w:r>
    </w:p>
    <w:p w14:paraId="235B571D" w14:textId="77777777" w:rsidR="006611D3" w:rsidRPr="006952C4" w:rsidRDefault="006611D3" w:rsidP="006611D3">
      <w:pPr>
        <w:ind w:firstLineChars="350" w:firstLine="840"/>
      </w:pPr>
    </w:p>
    <w:p w14:paraId="0229AA89" w14:textId="77777777" w:rsidR="006611D3" w:rsidRDefault="006611D3" w:rsidP="006611D3">
      <w:pPr>
        <w:ind w:firstLineChars="300" w:firstLine="720"/>
        <w:sectPr w:rsidR="006611D3">
          <w:pgSz w:w="11906" w:h="16838"/>
          <w:pgMar w:top="1440" w:right="1800" w:bottom="1440" w:left="1800" w:header="851" w:footer="992" w:gutter="0"/>
          <w:cols w:space="425"/>
          <w:docGrid w:type="lines" w:linePitch="312"/>
        </w:sectPr>
      </w:pPr>
    </w:p>
    <w:p w14:paraId="138009B0" w14:textId="77777777" w:rsidR="006611D3" w:rsidRDefault="006611D3" w:rsidP="006611D3">
      <w:pPr>
        <w:pStyle w:val="1"/>
        <w:spacing w:before="156" w:after="156"/>
      </w:pPr>
      <w:bookmarkStart w:id="288" w:name="_Toc134008076"/>
      <w:r>
        <w:rPr>
          <w:rFonts w:hint="eastAsia"/>
        </w:rPr>
        <w:lastRenderedPageBreak/>
        <w:t>致谢</w:t>
      </w:r>
      <w:bookmarkEnd w:id="288"/>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w:t>
      </w:r>
      <w:smartTag w:uri="urn:schemas-microsoft-com:office:smarttags" w:element="PersonName">
        <w:smartTagPr>
          <w:attr w:name="ProductID" w:val="和支持的"/>
        </w:smartTagPr>
        <w:r w:rsidRPr="00B93269">
          <w:rPr>
            <w:rFonts w:cs="宋体" w:hint="eastAsia"/>
            <w:kern w:val="0"/>
          </w:rPr>
          <w:t>和支持的</w:t>
        </w:r>
      </w:smartTag>
      <w:r w:rsidRPr="00B93269">
        <w:rPr>
          <w:rFonts w:cs="宋体" w:hint="eastAsia"/>
          <w:kern w:val="0"/>
        </w:rPr>
        <w:t>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w:t>
      </w:r>
      <w:proofErr w:type="gramStart"/>
      <w:r>
        <w:rPr>
          <w:rFonts w:ascii="宋体" w:hAnsi="宋体" w:cs="黑体" w:hint="eastAsia"/>
          <w:kern w:val="0"/>
          <w:szCs w:val="21"/>
        </w:rPr>
        <w:t>康概解疑</w:t>
      </w:r>
      <w:proofErr w:type="gramEnd"/>
      <w:r>
        <w:rPr>
          <w:rFonts w:ascii="宋体" w:hAnsi="宋体" w:cs="黑体" w:hint="eastAsia"/>
          <w:kern w:val="0"/>
          <w:szCs w:val="21"/>
        </w:rPr>
        <w:t>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w:t>
      </w:r>
      <w:proofErr w:type="gramStart"/>
      <w:r>
        <w:rPr>
          <w:rFonts w:hint="eastAsia"/>
        </w:rPr>
        <w:t>亏得到</w:t>
      </w:r>
      <w:proofErr w:type="gramEnd"/>
      <w:r>
        <w:rPr>
          <w:rFonts w:hint="eastAsia"/>
        </w:rPr>
        <w:t>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w:t>
      </w:r>
      <w:proofErr w:type="gramStart"/>
      <w:r>
        <w:rPr>
          <w:rFonts w:hint="eastAsia"/>
        </w:rPr>
        <w:t>了毕设的</w:t>
      </w:r>
      <w:proofErr w:type="gramEnd"/>
      <w:r>
        <w:rPr>
          <w:rFonts w:hint="eastAsia"/>
        </w:rPr>
        <w:t>课题，也帮助我对人生这一重大课题做了进一步解答，在此非常感谢他们的热心帮助。</w:t>
      </w:r>
    </w:p>
    <w:p w14:paraId="1807D609" w14:textId="77777777" w:rsidR="0030553A" w:rsidRDefault="0030553A" w:rsidP="006611D3">
      <w:pPr>
        <w:ind w:firstLine="480"/>
      </w:pPr>
    </w:p>
    <w:p w14:paraId="25DA2DAD" w14:textId="77777777" w:rsidR="0030553A" w:rsidRDefault="0030553A" w:rsidP="006611D3">
      <w:pPr>
        <w:ind w:firstLine="480"/>
        <w:sectPr w:rsidR="0030553A" w:rsidSect="00A70BBC">
          <w:pgSz w:w="11906" w:h="16838"/>
          <w:pgMar w:top="1440" w:right="1800" w:bottom="1440" w:left="1800" w:header="851" w:footer="992" w:gutter="0"/>
          <w:cols w:space="425"/>
          <w:docGrid w:type="lines" w:linePitch="312"/>
        </w:sectPr>
      </w:pPr>
    </w:p>
    <w:p w14:paraId="306F80B1" w14:textId="57129635" w:rsidR="0030553A" w:rsidRDefault="005B38FC" w:rsidP="005B38FC">
      <w:pPr>
        <w:pStyle w:val="1"/>
        <w:spacing w:before="156" w:after="156"/>
      </w:pPr>
      <w:bookmarkStart w:id="289" w:name="_Toc134008077"/>
      <w:r>
        <w:rPr>
          <w:rFonts w:hint="eastAsia"/>
        </w:rPr>
        <w:lastRenderedPageBreak/>
        <w:t>附录 A</w:t>
      </w:r>
      <w:r w:rsidR="00EA1E2C">
        <w:t xml:space="preserve"> </w:t>
      </w:r>
      <w:r w:rsidR="00EA1E2C">
        <w:rPr>
          <w:rFonts w:hint="eastAsia"/>
        </w:rPr>
        <w:t>完整的转发协议文件</w:t>
      </w:r>
      <w:bookmarkEnd w:id="289"/>
    </w:p>
    <w:p w14:paraId="02018D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#ifndef WEB_PROTOCOL_H</w:t>
      </w:r>
    </w:p>
    <w:p w14:paraId="2762618D" w14:textId="5D36701E"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WEB_PROTOCOL_H</w:t>
      </w:r>
    </w:p>
    <w:p w14:paraId="044524E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w:t>
      </w:r>
      <w:proofErr w:type="spellStart"/>
      <w:r w:rsidRPr="00580F0F">
        <w:rPr>
          <w:rFonts w:ascii="Times New Roman" w:hAnsi="Times New Roman" w:cs="Times New Roman"/>
          <w:color w:val="000000" w:themeColor="text1"/>
          <w:sz w:val="21"/>
          <w:szCs w:val="21"/>
        </w:rPr>
        <w:t>web_protocol.h</w:t>
      </w:r>
      <w:proofErr w:type="spellEnd"/>
      <w:r w:rsidRPr="00580F0F">
        <w:rPr>
          <w:rFonts w:ascii="Times New Roman" w:hAnsi="Times New Roman" w:cs="Times New Roman"/>
          <w:color w:val="000000" w:themeColor="text1"/>
          <w:sz w:val="21"/>
          <w:szCs w:val="21"/>
        </w:rPr>
        <w:t>"</w:t>
      </w:r>
    </w:p>
    <w:p w14:paraId="28177D6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833A0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F91052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解体结构体信息</w:t>
      </w:r>
    </w:p>
    <w:p w14:paraId="59801D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&lt;string&gt;</w:t>
      </w:r>
    </w:p>
    <w:p w14:paraId="22FEA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EDEA1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结构体转</w:t>
      </w:r>
      <w:r w:rsidRPr="00580F0F">
        <w:rPr>
          <w:rFonts w:ascii="Times New Roman" w:hAnsi="Times New Roman" w:cs="Times New Roman"/>
          <w:color w:val="000000" w:themeColor="text1"/>
          <w:sz w:val="21"/>
          <w:szCs w:val="21"/>
        </w:rPr>
        <w:t>string</w:t>
      </w:r>
    </w:p>
    <w:p w14:paraId="5DF0FD2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template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012C7AF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static </w:t>
      </w:r>
      <w:proofErr w:type="gramStart"/>
      <w:r w:rsidRPr="00580F0F">
        <w:rPr>
          <w:rFonts w:ascii="Times New Roman" w:hAnsi="Times New Roman" w:cs="Times New Roman"/>
          <w:color w:val="000000" w:themeColor="text1"/>
          <w:sz w:val="21"/>
          <w:szCs w:val="21"/>
        </w:rPr>
        <w:t>std::</w:t>
      </w:r>
      <w:proofErr w:type="gramEnd"/>
      <w:r w:rsidRPr="00580F0F">
        <w:rPr>
          <w:rFonts w:ascii="Times New Roman" w:hAnsi="Times New Roman" w:cs="Times New Roman"/>
          <w:color w:val="000000" w:themeColor="text1"/>
          <w:sz w:val="21"/>
          <w:szCs w:val="21"/>
        </w:rPr>
        <w:t xml:space="preserve">string </w:t>
      </w:r>
      <w:proofErr w:type="spellStart"/>
      <w:r w:rsidRPr="00580F0F">
        <w:rPr>
          <w:rFonts w:ascii="Times New Roman" w:hAnsi="Times New Roman" w:cs="Times New Roman"/>
          <w:color w:val="000000" w:themeColor="text1"/>
          <w:sz w:val="21"/>
          <w:szCs w:val="21"/>
        </w:rPr>
        <w:t>to_str</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227524C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return</w:t>
      </w:r>
      <w:proofErr w:type="gramEnd"/>
      <w:r w:rsidRPr="00580F0F">
        <w:rPr>
          <w:rFonts w:ascii="Times New Roman" w:hAnsi="Times New Roman" w:cs="Times New Roman"/>
          <w:color w:val="000000" w:themeColor="text1"/>
          <w:sz w:val="21"/>
          <w:szCs w:val="21"/>
        </w:rPr>
        <w:t xml:space="preserve"> std::string((char*)&amp;</w:t>
      </w:r>
      <w:proofErr w:type="spellStart"/>
      <w:r w:rsidRPr="00580F0F">
        <w:rPr>
          <w:rFonts w:ascii="Times New Roman" w:hAnsi="Times New Roman" w:cs="Times New Roman"/>
          <w:color w:val="000000" w:themeColor="text1"/>
          <w:sz w:val="21"/>
          <w:szCs w:val="21"/>
        </w:rPr>
        <w:t>ct,sizeof</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w:t>
      </w:r>
    </w:p>
    <w:p w14:paraId="030FB23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C35C75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//string</w:t>
      </w:r>
      <w:r w:rsidRPr="00580F0F">
        <w:rPr>
          <w:rFonts w:ascii="Times New Roman" w:hAnsi="Times New Roman" w:cs="Times New Roman"/>
          <w:color w:val="000000" w:themeColor="text1"/>
          <w:sz w:val="21"/>
          <w:szCs w:val="21"/>
        </w:rPr>
        <w:t>转结构体</w:t>
      </w:r>
    </w:p>
    <w:p w14:paraId="062DD3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template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2719A71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static void </w:t>
      </w:r>
      <w:proofErr w:type="spellStart"/>
      <w:r w:rsidRPr="00580F0F">
        <w:rPr>
          <w:rFonts w:ascii="Times New Roman" w:hAnsi="Times New Roman" w:cs="Times New Roman"/>
          <w:color w:val="000000" w:themeColor="text1"/>
          <w:sz w:val="21"/>
          <w:szCs w:val="21"/>
        </w:rPr>
        <w:t>to_</w:t>
      </w:r>
      <w:proofErr w:type="gram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const std::string &amp;</w:t>
      </w:r>
      <w:proofErr w:type="spellStart"/>
      <w:r w:rsidRPr="00580F0F">
        <w:rPr>
          <w:rFonts w:ascii="Times New Roman" w:hAnsi="Times New Roman" w:cs="Times New Roman"/>
          <w:color w:val="000000" w:themeColor="text1"/>
          <w:sz w:val="21"/>
          <w:szCs w:val="21"/>
        </w:rPr>
        <w:t>str,T_ct</w:t>
      </w:r>
      <w:proofErr w:type="spellEnd"/>
      <w:r w:rsidRPr="00580F0F">
        <w:rPr>
          <w:rFonts w:ascii="Times New Roman" w:hAnsi="Times New Roman" w:cs="Times New Roman"/>
          <w:color w:val="000000" w:themeColor="text1"/>
          <w:sz w:val="21"/>
          <w:szCs w:val="21"/>
        </w:rPr>
        <w:t xml:space="preserve"> &amp;</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1E2CBC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proofErr w:type="gram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str.c_str</w:t>
      </w:r>
      <w:proofErr w:type="spellEnd"/>
      <w:r w:rsidRPr="00580F0F">
        <w:rPr>
          <w:rFonts w:ascii="Times New Roman" w:hAnsi="Times New Roman" w:cs="Times New Roman"/>
          <w:color w:val="000000" w:themeColor="text1"/>
          <w:sz w:val="21"/>
          <w:szCs w:val="21"/>
        </w:rPr>
        <w:t>(); }</w:t>
      </w:r>
    </w:p>
    <w:p w14:paraId="3552B9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84E23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8B9993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13371E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p>
    <w:p w14:paraId="44A69B0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p>
    <w:p w14:paraId="46967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7FB7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任务请求</w:t>
      </w:r>
    </w:p>
    <w:p w14:paraId="59F6A7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任务响应</w:t>
      </w:r>
    </w:p>
    <w:p w14:paraId="6693E7B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交换数据</w:t>
      </w:r>
    </w:p>
    <w:p w14:paraId="532D24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5CD1F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938999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7B69CE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p>
    <w:p w14:paraId="251CA8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77293A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e_spic</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图片表情包</w:t>
      </w:r>
    </w:p>
    <w:p w14:paraId="61965DA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普通文件</w:t>
      </w:r>
    </w:p>
    <w:p w14:paraId="6093CB8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0F3B73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C768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3CF9573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en_swap_error</w:t>
      </w:r>
      <w:proofErr w:type="spellEnd"/>
    </w:p>
    <w:p w14:paraId="4492F1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44201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e_error_disconnect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目标未连接</w:t>
      </w:r>
      <w:r w:rsidRPr="00580F0F">
        <w:rPr>
          <w:rFonts w:ascii="Times New Roman" w:hAnsi="Times New Roman" w:cs="Times New Roman"/>
          <w:color w:val="000000" w:themeColor="text1"/>
          <w:sz w:val="21"/>
          <w:szCs w:val="21"/>
        </w:rPr>
        <w:t>:s-&gt;(c</w:t>
      </w:r>
      <w:proofErr w:type="gramStart"/>
      <w:r w:rsidRPr="00580F0F">
        <w:rPr>
          <w:rFonts w:ascii="Times New Roman" w:hAnsi="Times New Roman" w:cs="Times New Roman"/>
          <w:color w:val="000000" w:themeColor="text1"/>
          <w:sz w:val="21"/>
          <w:szCs w:val="21"/>
        </w:rPr>
        <w:t>1,c</w:t>
      </w:r>
      <w:proofErr w:type="gramEnd"/>
      <w:r w:rsidRPr="00580F0F">
        <w:rPr>
          <w:rFonts w:ascii="Times New Roman" w:hAnsi="Times New Roman" w:cs="Times New Roman"/>
          <w:color w:val="000000" w:themeColor="text1"/>
          <w:sz w:val="21"/>
          <w:szCs w:val="21"/>
        </w:rPr>
        <w:t>2)</w:t>
      </w:r>
    </w:p>
    <w:p w14:paraId="034EFC1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转发失败</w:t>
      </w:r>
      <w:r w:rsidRPr="00580F0F">
        <w:rPr>
          <w:rFonts w:ascii="Times New Roman" w:hAnsi="Times New Roman" w:cs="Times New Roman"/>
          <w:color w:val="000000" w:themeColor="text1"/>
          <w:sz w:val="21"/>
          <w:szCs w:val="21"/>
        </w:rPr>
        <w:t>:s-&gt;(c</w:t>
      </w:r>
      <w:proofErr w:type="gramStart"/>
      <w:r w:rsidRPr="00580F0F">
        <w:rPr>
          <w:rFonts w:ascii="Times New Roman" w:hAnsi="Times New Roman" w:cs="Times New Roman"/>
          <w:color w:val="000000" w:themeColor="text1"/>
          <w:sz w:val="21"/>
          <w:szCs w:val="21"/>
        </w:rPr>
        <w:t>1,c</w:t>
      </w:r>
      <w:proofErr w:type="gramEnd"/>
      <w:r w:rsidRPr="00580F0F">
        <w:rPr>
          <w:rFonts w:ascii="Times New Roman" w:hAnsi="Times New Roman" w:cs="Times New Roman"/>
          <w:color w:val="000000" w:themeColor="text1"/>
          <w:sz w:val="21"/>
          <w:szCs w:val="21"/>
        </w:rPr>
        <w:t>2)</w:t>
      </w:r>
    </w:p>
    <w:p w14:paraId="0828DE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22DF976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76BFFF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:s-&gt;(c2)</w:t>
      </w:r>
    </w:p>
    <w:p w14:paraId="3ECC2C4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39CB1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接收文件完整性错误</w:t>
      </w:r>
      <w:r w:rsidRPr="00580F0F">
        <w:rPr>
          <w:rFonts w:ascii="Times New Roman" w:hAnsi="Times New Roman" w:cs="Times New Roman"/>
          <w:color w:val="000000" w:themeColor="text1"/>
          <w:sz w:val="21"/>
          <w:szCs w:val="21"/>
        </w:rPr>
        <w:t xml:space="preserve"> :s-&gt;(c2)</w:t>
      </w:r>
    </w:p>
    <w:p w14:paraId="3FC371C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A44949A" w14:textId="77777777" w:rsidR="00580F0F" w:rsidRPr="00580F0F" w:rsidRDefault="00580F0F"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1D4A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索引对应函数</w:t>
      </w:r>
    </w:p>
    <w:p w14:paraId="00B65B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p>
    <w:p w14:paraId="6EDA9CC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3BE44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xml:space="preserve">    </w:t>
      </w:r>
      <w:proofErr w:type="spellStart"/>
      <w:r w:rsidRPr="00580F0F">
        <w:rPr>
          <w:rFonts w:ascii="Times New Roman" w:hAnsi="Times New Roman" w:cs="Times New Roman"/>
          <w:color w:val="000000" w:themeColor="text1"/>
          <w:sz w:val="21"/>
          <w:szCs w:val="21"/>
        </w:rPr>
        <w:t>e_register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注册请求</w:t>
      </w:r>
      <w:r w:rsidRPr="00580F0F">
        <w:rPr>
          <w:rFonts w:ascii="Times New Roman" w:hAnsi="Times New Roman" w:cs="Times New Roman"/>
          <w:color w:val="000000" w:themeColor="text1"/>
          <w:sz w:val="21"/>
          <w:szCs w:val="21"/>
        </w:rPr>
        <w:t>:c-&gt;s</w:t>
      </w:r>
    </w:p>
    <w:p w14:paraId="456654F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e_register_back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:s-&gt;c</w:t>
      </w:r>
    </w:p>
    <w:p w14:paraId="01D67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:c-&gt;s</w:t>
      </w:r>
    </w:p>
    <w:p w14:paraId="1C60A21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登录请求反馈</w:t>
      </w:r>
      <w:r w:rsidRPr="00580F0F">
        <w:rPr>
          <w:rFonts w:ascii="Times New Roman" w:hAnsi="Times New Roman" w:cs="Times New Roman"/>
          <w:color w:val="000000" w:themeColor="text1"/>
          <w:sz w:val="21"/>
          <w:szCs w:val="21"/>
        </w:rPr>
        <w:t>:s-&gt;c</w:t>
      </w:r>
    </w:p>
    <w:p w14:paraId="4235F5E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w:t>
      </w:r>
      <w:r w:rsidRPr="00580F0F">
        <w:rPr>
          <w:rFonts w:ascii="Times New Roman" w:hAnsi="Times New Roman" w:cs="Times New Roman"/>
          <w:color w:val="000000" w:themeColor="text1"/>
          <w:sz w:val="21"/>
          <w:szCs w:val="21"/>
        </w:rPr>
        <w:t>:c-&gt;s</w:t>
      </w:r>
    </w:p>
    <w:p w14:paraId="2B27E20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登出请求反馈</w:t>
      </w:r>
      <w:r w:rsidRPr="00580F0F">
        <w:rPr>
          <w:rFonts w:ascii="Times New Roman" w:hAnsi="Times New Roman" w:cs="Times New Roman"/>
          <w:color w:val="000000" w:themeColor="text1"/>
          <w:sz w:val="21"/>
          <w:szCs w:val="21"/>
        </w:rPr>
        <w:t>:s-&gt;c</w:t>
      </w:r>
    </w:p>
    <w:p w14:paraId="3417267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w:t>
      </w:r>
      <w:r w:rsidRPr="00580F0F">
        <w:rPr>
          <w:rFonts w:ascii="Times New Roman" w:hAnsi="Times New Roman" w:cs="Times New Roman"/>
          <w:color w:val="000000" w:themeColor="text1"/>
          <w:sz w:val="21"/>
          <w:szCs w:val="21"/>
        </w:rPr>
        <w:t>:c-&gt;s</w:t>
      </w:r>
    </w:p>
    <w:p w14:paraId="772ABF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找回密码反馈</w:t>
      </w:r>
      <w:r w:rsidRPr="00580F0F">
        <w:rPr>
          <w:rFonts w:ascii="Times New Roman" w:hAnsi="Times New Roman" w:cs="Times New Roman"/>
          <w:color w:val="000000" w:themeColor="text1"/>
          <w:sz w:val="21"/>
          <w:szCs w:val="21"/>
        </w:rPr>
        <w:t>:s-&gt;c</w:t>
      </w:r>
    </w:p>
    <w:p w14:paraId="3E04544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w:t>
      </w:r>
      <w:r w:rsidRPr="00580F0F">
        <w:rPr>
          <w:rFonts w:ascii="Times New Roman" w:hAnsi="Times New Roman" w:cs="Times New Roman"/>
          <w:color w:val="000000" w:themeColor="text1"/>
          <w:sz w:val="21"/>
          <w:szCs w:val="21"/>
        </w:rPr>
        <w:t>:c-&gt;s</w:t>
      </w:r>
    </w:p>
    <w:p w14:paraId="4721F49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好友列表请求反馈</w:t>
      </w:r>
      <w:r w:rsidRPr="00580F0F">
        <w:rPr>
          <w:rFonts w:ascii="Times New Roman" w:hAnsi="Times New Roman" w:cs="Times New Roman"/>
          <w:color w:val="000000" w:themeColor="text1"/>
          <w:sz w:val="21"/>
          <w:szCs w:val="21"/>
        </w:rPr>
        <w:t>:s-&gt;c</w:t>
      </w:r>
    </w:p>
    <w:p w14:paraId="7CB14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w:t>
      </w:r>
      <w:r w:rsidRPr="00580F0F">
        <w:rPr>
          <w:rFonts w:ascii="Times New Roman" w:hAnsi="Times New Roman" w:cs="Times New Roman"/>
          <w:color w:val="000000" w:themeColor="text1"/>
          <w:sz w:val="21"/>
          <w:szCs w:val="21"/>
        </w:rPr>
        <w:t>:c2-&gt;s</w:t>
      </w:r>
    </w:p>
    <w:p w14:paraId="38BE761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好友申请结果反馈</w:t>
      </w:r>
      <w:r w:rsidRPr="00580F0F">
        <w:rPr>
          <w:rFonts w:ascii="Times New Roman" w:hAnsi="Times New Roman" w:cs="Times New Roman"/>
          <w:color w:val="000000" w:themeColor="text1"/>
          <w:sz w:val="21"/>
          <w:szCs w:val="21"/>
        </w:rPr>
        <w:t>:s-&gt;c1</w:t>
      </w:r>
    </w:p>
    <w:p w14:paraId="7DC550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e_swap_txt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交换文字</w:t>
      </w:r>
      <w:r w:rsidRPr="00580F0F">
        <w:rPr>
          <w:rFonts w:ascii="Times New Roman" w:hAnsi="Times New Roman" w:cs="Times New Roman"/>
          <w:color w:val="000000" w:themeColor="text1"/>
          <w:sz w:val="21"/>
          <w:szCs w:val="21"/>
        </w:rPr>
        <w:t>:c1-&gt;c2</w:t>
      </w:r>
    </w:p>
    <w:p w14:paraId="15B04F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e_swap_add_friend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好友添加请求</w:t>
      </w:r>
      <w:r w:rsidRPr="00580F0F">
        <w:rPr>
          <w:rFonts w:ascii="Times New Roman" w:hAnsi="Times New Roman" w:cs="Times New Roman"/>
          <w:color w:val="000000" w:themeColor="text1"/>
          <w:sz w:val="21"/>
          <w:szCs w:val="21"/>
        </w:rPr>
        <w:t>:c1-&gt;c2</w:t>
      </w:r>
    </w:p>
    <w:p w14:paraId="27EB60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:c1-&gt;c2</w:t>
      </w:r>
    </w:p>
    <w:p w14:paraId="0BDA46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发送文件段请求</w:t>
      </w:r>
      <w:r w:rsidRPr="00580F0F">
        <w:rPr>
          <w:rFonts w:ascii="Times New Roman" w:hAnsi="Times New Roman" w:cs="Times New Roman"/>
          <w:color w:val="000000" w:themeColor="text1"/>
          <w:sz w:val="21"/>
          <w:szCs w:val="21"/>
        </w:rPr>
        <w:t>:c2-&gt;c1</w:t>
      </w:r>
    </w:p>
    <w:p w14:paraId="4FC170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:c1-&gt;c2</w:t>
      </w:r>
    </w:p>
    <w:p w14:paraId="4AFB2D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:c1-&gt;c2</w:t>
      </w:r>
    </w:p>
    <w:p w14:paraId="2118C4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:c2-&gt;c1</w:t>
      </w:r>
    </w:p>
    <w:p w14:paraId="4E486F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e_swap_error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错误返回</w:t>
      </w:r>
      <w:r w:rsidRPr="00580F0F">
        <w:rPr>
          <w:rFonts w:ascii="Times New Roman" w:hAnsi="Times New Roman" w:cs="Times New Roman"/>
          <w:color w:val="000000" w:themeColor="text1"/>
          <w:sz w:val="21"/>
          <w:szCs w:val="21"/>
        </w:rPr>
        <w:t>:all</w:t>
      </w:r>
    </w:p>
    <w:p w14:paraId="4BFB96A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DCFEC5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7D82B41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A4512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网络发送结构体协议类型</w:t>
      </w:r>
      <w:r w:rsidRPr="00580F0F">
        <w:rPr>
          <w:rFonts w:ascii="Times New Roman" w:hAnsi="Times New Roman" w:cs="Times New Roman"/>
          <w:color w:val="000000" w:themeColor="text1"/>
          <w:sz w:val="21"/>
          <w:szCs w:val="21"/>
        </w:rPr>
        <w:t xml:space="preserve"> =====</w:t>
      </w:r>
    </w:p>
    <w:p w14:paraId="66D37D2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w:t>
      </w:r>
      <w:r w:rsidRPr="00580F0F">
        <w:rPr>
          <w:rFonts w:ascii="Times New Roman" w:hAnsi="Times New Roman" w:cs="Times New Roman"/>
          <w:color w:val="000000" w:themeColor="text1"/>
          <w:sz w:val="21"/>
          <w:szCs w:val="21"/>
        </w:rPr>
        <w:t>模板长度</w:t>
      </w:r>
    </w:p>
    <w:p w14:paraId="5A7627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ct_head_mode</w:t>
      </w:r>
      <w:proofErr w:type="spellEnd"/>
    </w:p>
    <w:p w14:paraId="01D53E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CB949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 xml:space="preserve"> type;                   </w:t>
      </w:r>
    </w:p>
    <w:p w14:paraId="1B4CD92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6E33937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BAC53E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D1CB1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w:t>
      </w:r>
      <w:r w:rsidRPr="00580F0F">
        <w:rPr>
          <w:rFonts w:ascii="Times New Roman" w:hAnsi="Times New Roman" w:cs="Times New Roman"/>
          <w:color w:val="000000" w:themeColor="text1"/>
          <w:sz w:val="21"/>
          <w:szCs w:val="21"/>
        </w:rPr>
        <w:t>模板长度</w:t>
      </w:r>
    </w:p>
    <w:p w14:paraId="40CA70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ct_head_swap</w:t>
      </w:r>
      <w:proofErr w:type="spellEnd"/>
    </w:p>
    <w:p w14:paraId="3142FC9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1E0CC5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 xml:space="preserve"> type;                   </w:t>
      </w:r>
    </w:p>
    <w:p w14:paraId="580B7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49FDFF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304E3EF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EB497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1336E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请求答复模式</w:t>
      </w:r>
    </w:p>
    <w:p w14:paraId="5D29B7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4808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71A009E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23A9C7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ct_head_mode</w:t>
      </w:r>
      <w:proofErr w:type="spellEnd"/>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head;   </w:t>
      </w:r>
      <w:proofErr w:type="gramEnd"/>
      <w:r w:rsidRPr="00580F0F">
        <w:rPr>
          <w:rFonts w:ascii="Times New Roman" w:hAnsi="Times New Roman" w:cs="Times New Roman"/>
          <w:color w:val="000000" w:themeColor="text1"/>
          <w:sz w:val="21"/>
          <w:szCs w:val="21"/>
        </w:rPr>
        <w:t xml:space="preserve">           \</w:t>
      </w:r>
    </w:p>
    <w:p w14:paraId="4368A3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w:t>
      </w:r>
      <w:proofErr w:type="gramStart"/>
      <w:r w:rsidRPr="00580F0F">
        <w:rPr>
          <w:rFonts w:ascii="Times New Roman" w:hAnsi="Times New Roman" w:cs="Times New Roman"/>
          <w:color w:val="000000" w:themeColor="text1"/>
          <w:sz w:val="21"/>
          <w:szCs w:val="21"/>
        </w:rPr>
        <w:t xml:space="preserve">_;   </w:t>
      </w:r>
      <w:proofErr w:type="gramEnd"/>
      <w:r w:rsidRPr="00580F0F">
        <w:rPr>
          <w:rFonts w:ascii="Times New Roman" w:hAnsi="Times New Roman" w:cs="Times New Roman"/>
          <w:color w:val="000000" w:themeColor="text1"/>
          <w:sz w:val="21"/>
          <w:szCs w:val="21"/>
        </w:rPr>
        <w:t xml:space="preserve">                 \</w:t>
      </w:r>
    </w:p>
    <w:p w14:paraId="2043E12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672218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20CCD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交换数据</w:t>
      </w:r>
    </w:p>
    <w:p w14:paraId="6026005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CE800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5B770B4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00F7DA6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ct_head_swap</w:t>
      </w:r>
      <w:proofErr w:type="spellEnd"/>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head;   </w:t>
      </w:r>
      <w:proofErr w:type="gramEnd"/>
      <w:r w:rsidRPr="00580F0F">
        <w:rPr>
          <w:rFonts w:ascii="Times New Roman" w:hAnsi="Times New Roman" w:cs="Times New Roman"/>
          <w:color w:val="000000" w:themeColor="text1"/>
          <w:sz w:val="21"/>
          <w:szCs w:val="21"/>
        </w:rPr>
        <w:t xml:space="preserve">           \</w:t>
      </w:r>
    </w:p>
    <w:p w14:paraId="3F82DC8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w:t>
      </w:r>
      <w:proofErr w:type="gramStart"/>
      <w:r w:rsidRPr="00580F0F">
        <w:rPr>
          <w:rFonts w:ascii="Times New Roman" w:hAnsi="Times New Roman" w:cs="Times New Roman"/>
          <w:color w:val="000000" w:themeColor="text1"/>
          <w:sz w:val="21"/>
          <w:szCs w:val="21"/>
        </w:rPr>
        <w:t xml:space="preserve">_;   </w:t>
      </w:r>
      <w:proofErr w:type="gramEnd"/>
      <w:r w:rsidRPr="00580F0F">
        <w:rPr>
          <w:rFonts w:ascii="Times New Roman" w:hAnsi="Times New Roman" w:cs="Times New Roman"/>
          <w:color w:val="000000" w:themeColor="text1"/>
          <w:sz w:val="21"/>
          <w:szCs w:val="21"/>
        </w:rPr>
        <w:t xml:space="preserve">                 \</w:t>
      </w:r>
    </w:p>
    <w:p w14:paraId="1A527CC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w:t>
      </w:r>
    </w:p>
    <w:p w14:paraId="6989FF3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E11A74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4BC3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3A3B4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0A5D71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REQ(</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3DD33E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in_</w:t>
      </w:r>
      <w:proofErr w:type="gramStart"/>
      <w:r w:rsidRPr="00580F0F">
        <w:rPr>
          <w:rFonts w:ascii="Times New Roman" w:hAnsi="Times New Roman" w:cs="Times New Roman"/>
          <w:color w:val="000000" w:themeColor="text1"/>
          <w:sz w:val="21"/>
          <w:szCs w:val="21"/>
        </w:rPr>
        <w:t xml:space="preserve">name;   </w:t>
      </w:r>
      <w:proofErr w:type="gramEnd"/>
      <w:r w:rsidRPr="00580F0F">
        <w:rPr>
          <w:rFonts w:ascii="Times New Roman" w:hAnsi="Times New Roman" w:cs="Times New Roman"/>
          <w:color w:val="000000" w:themeColor="text1"/>
          <w:sz w:val="21"/>
          <w:szCs w:val="21"/>
        </w:rPr>
        <w:t xml:space="preserve">                        \</w:t>
      </w:r>
    </w:p>
    <w:p w14:paraId="6C10968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p>
    <w:p w14:paraId="536C7C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
    <w:p w14:paraId="0402A5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4A0CC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应答</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57D6C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RES(</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6690A4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in_</w:t>
      </w:r>
      <w:proofErr w:type="gramStart"/>
      <w:r w:rsidRPr="00580F0F">
        <w:rPr>
          <w:rFonts w:ascii="Times New Roman" w:hAnsi="Times New Roman" w:cs="Times New Roman"/>
          <w:color w:val="000000" w:themeColor="text1"/>
          <w:sz w:val="21"/>
          <w:szCs w:val="21"/>
        </w:rPr>
        <w:t xml:space="preserve">name;   </w:t>
      </w:r>
      <w:proofErr w:type="gramEnd"/>
      <w:r w:rsidRPr="00580F0F">
        <w:rPr>
          <w:rFonts w:ascii="Times New Roman" w:hAnsi="Times New Roman" w:cs="Times New Roman"/>
          <w:color w:val="000000" w:themeColor="text1"/>
          <w:sz w:val="21"/>
          <w:szCs w:val="21"/>
        </w:rPr>
        <w:t xml:space="preserve">                        \</w:t>
      </w:r>
    </w:p>
    <w:p w14:paraId="55F917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p>
    <w:p w14:paraId="4FFB8FA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
    <w:p w14:paraId="00C23C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87994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：半截枚举，参数</w:t>
      </w:r>
      <w:r w:rsidRPr="00580F0F">
        <w:rPr>
          <w:rFonts w:ascii="Times New Roman" w:hAnsi="Times New Roman" w:cs="Times New Roman"/>
          <w:color w:val="000000" w:themeColor="text1"/>
          <w:sz w:val="21"/>
          <w:szCs w:val="21"/>
        </w:rPr>
        <w:t>3</w:t>
      </w:r>
      <w:r w:rsidRPr="00580F0F">
        <w:rPr>
          <w:rFonts w:ascii="Times New Roman" w:hAnsi="Times New Roman" w:cs="Times New Roman"/>
          <w:color w:val="000000" w:themeColor="text1"/>
          <w:sz w:val="21"/>
          <w:szCs w:val="21"/>
        </w:rPr>
        <w:t>：目标账号</w:t>
      </w:r>
      <w:r w:rsidRPr="00580F0F">
        <w:rPr>
          <w:rFonts w:ascii="Times New Roman" w:hAnsi="Times New Roman" w:cs="Times New Roman"/>
          <w:color w:val="000000" w:themeColor="text1"/>
          <w:sz w:val="21"/>
          <w:szCs w:val="21"/>
        </w:rPr>
        <w:t>)</w:t>
      </w:r>
    </w:p>
    <w:p w14:paraId="0B0FA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in_name,in_type,in_account</w:t>
      </w:r>
      <w:proofErr w:type="spellEnd"/>
      <w:r w:rsidRPr="00580F0F">
        <w:rPr>
          <w:rFonts w:ascii="Times New Roman" w:hAnsi="Times New Roman" w:cs="Times New Roman"/>
          <w:color w:val="000000" w:themeColor="text1"/>
          <w:sz w:val="21"/>
          <w:szCs w:val="21"/>
        </w:rPr>
        <w:t>)    \</w:t>
      </w:r>
    </w:p>
    <w:p w14:paraId="71E9CE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in_</w:t>
      </w:r>
      <w:proofErr w:type="gramStart"/>
      <w:r w:rsidRPr="00580F0F">
        <w:rPr>
          <w:rFonts w:ascii="Times New Roman" w:hAnsi="Times New Roman" w:cs="Times New Roman"/>
          <w:color w:val="000000" w:themeColor="text1"/>
          <w:sz w:val="21"/>
          <w:szCs w:val="21"/>
        </w:rPr>
        <w:t xml:space="preserve">name;   </w:t>
      </w:r>
      <w:proofErr w:type="gramEnd"/>
      <w:r w:rsidRPr="00580F0F">
        <w:rPr>
          <w:rFonts w:ascii="Times New Roman" w:hAnsi="Times New Roman" w:cs="Times New Roman"/>
          <w:color w:val="000000" w:themeColor="text1"/>
          <w:sz w:val="21"/>
          <w:szCs w:val="21"/>
        </w:rPr>
        <w:t xml:space="preserve">                        \</w:t>
      </w:r>
    </w:p>
    <w:p w14:paraId="31AFD9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p>
    <w:p w14:paraId="423053C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w:t>
      </w:r>
    </w:p>
    <w:p w14:paraId="530B26A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in_account</w:t>
      </w:r>
      <w:proofErr w:type="spellEnd"/>
      <w:r w:rsidRPr="00580F0F">
        <w:rPr>
          <w:rFonts w:ascii="Times New Roman" w:hAnsi="Times New Roman" w:cs="Times New Roman"/>
          <w:color w:val="000000" w:themeColor="text1"/>
          <w:sz w:val="21"/>
          <w:szCs w:val="21"/>
        </w:rPr>
        <w:t xml:space="preserve">            \</w:t>
      </w:r>
    </w:p>
    <w:p w14:paraId="64BD3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AE76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29EFCC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注册请求</w:t>
      </w:r>
    </w:p>
    <w:p w14:paraId="6F7832C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w:t>
      </w:r>
      <w:proofErr w:type="spellEnd"/>
      <w:r w:rsidRPr="00580F0F">
        <w:rPr>
          <w:rFonts w:ascii="Times New Roman" w:hAnsi="Times New Roman" w:cs="Times New Roman"/>
          <w:color w:val="000000" w:themeColor="text1"/>
          <w:sz w:val="21"/>
          <w:szCs w:val="21"/>
        </w:rPr>
        <w:t>,</w:t>
      </w:r>
    </w:p>
    <w:p w14:paraId="7141267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6B6D1D7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name[</w:t>
      </w:r>
      <w:proofErr w:type="gramEnd"/>
      <w:r w:rsidRPr="00580F0F">
        <w:rPr>
          <w:rFonts w:ascii="Times New Roman" w:hAnsi="Times New Roman" w:cs="Times New Roman"/>
          <w:color w:val="000000" w:themeColor="text1"/>
          <w:sz w:val="21"/>
          <w:szCs w:val="21"/>
        </w:rPr>
        <w:t>64];</w:t>
      </w:r>
    </w:p>
    <w:p w14:paraId="541012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79B1D7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4C643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 xml:space="preserve">  </w:t>
      </w:r>
    </w:p>
    <w:p w14:paraId="252AE7A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ct_register_back</w:t>
      </w:r>
      <w:proofErr w:type="spellEnd"/>
      <w:r w:rsidRPr="00580F0F">
        <w:rPr>
          <w:rFonts w:ascii="Times New Roman" w:hAnsi="Times New Roman" w:cs="Times New Roman"/>
          <w:color w:val="000000" w:themeColor="text1"/>
          <w:sz w:val="21"/>
          <w:szCs w:val="21"/>
        </w:rPr>
        <w:t>,</w:t>
      </w:r>
    </w:p>
    <w:p w14:paraId="7A05A1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451634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7FDD17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5FCD83A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40E49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68ECB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 xml:space="preserve">   </w:t>
      </w:r>
    </w:p>
    <w:p w14:paraId="3F259CC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w:t>
      </w:r>
      <w:proofErr w:type="spellEnd"/>
      <w:r w:rsidRPr="00580F0F">
        <w:rPr>
          <w:rFonts w:ascii="Times New Roman" w:hAnsi="Times New Roman" w:cs="Times New Roman"/>
          <w:color w:val="000000" w:themeColor="text1"/>
          <w:sz w:val="21"/>
          <w:szCs w:val="21"/>
        </w:rPr>
        <w:t>,</w:t>
      </w:r>
    </w:p>
    <w:p w14:paraId="20FB485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31417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14C698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
    <w:p w14:paraId="21C734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242991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登录请求反馈</w:t>
      </w:r>
    </w:p>
    <w:p w14:paraId="7FF896D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ct_login_back</w:t>
      </w:r>
      <w:proofErr w:type="spellEnd"/>
      <w:r w:rsidRPr="00580F0F">
        <w:rPr>
          <w:rFonts w:ascii="Times New Roman" w:hAnsi="Times New Roman" w:cs="Times New Roman"/>
          <w:color w:val="000000" w:themeColor="text1"/>
          <w:sz w:val="21"/>
          <w:szCs w:val="21"/>
        </w:rPr>
        <w:t>,</w:t>
      </w:r>
    </w:p>
    <w:p w14:paraId="7EBED36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9C1CE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1B0A66E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91B270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1B41E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w:t>
      </w:r>
    </w:p>
    <w:p w14:paraId="160FF1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w:t>
      </w:r>
      <w:proofErr w:type="spellEnd"/>
      <w:r w:rsidRPr="00580F0F">
        <w:rPr>
          <w:rFonts w:ascii="Times New Roman" w:hAnsi="Times New Roman" w:cs="Times New Roman"/>
          <w:color w:val="000000" w:themeColor="text1"/>
          <w:sz w:val="21"/>
          <w:szCs w:val="21"/>
        </w:rPr>
        <w:t>,</w:t>
      </w:r>
    </w:p>
    <w:p w14:paraId="7C9F5C7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08ABD5F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33B50B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59593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登出请求反馈</w:t>
      </w:r>
    </w:p>
    <w:p w14:paraId="663C96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ct_logout_back</w:t>
      </w:r>
      <w:proofErr w:type="spellEnd"/>
      <w:r w:rsidRPr="00580F0F">
        <w:rPr>
          <w:rFonts w:ascii="Times New Roman" w:hAnsi="Times New Roman" w:cs="Times New Roman"/>
          <w:color w:val="000000" w:themeColor="text1"/>
          <w:sz w:val="21"/>
          <w:szCs w:val="21"/>
        </w:rPr>
        <w:t>,</w:t>
      </w:r>
    </w:p>
    <w:p w14:paraId="3D6820D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5EC1E4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4F6F91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61F5A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BD663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w:t>
      </w:r>
    </w:p>
    <w:p w14:paraId="6AB22B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w:t>
      </w:r>
      <w:proofErr w:type="spellEnd"/>
      <w:r w:rsidRPr="00580F0F">
        <w:rPr>
          <w:rFonts w:ascii="Times New Roman" w:hAnsi="Times New Roman" w:cs="Times New Roman"/>
          <w:color w:val="000000" w:themeColor="text1"/>
          <w:sz w:val="21"/>
          <w:szCs w:val="21"/>
        </w:rPr>
        <w:t>,</w:t>
      </w:r>
    </w:p>
    <w:p w14:paraId="504C65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1DCEE11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49E49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77026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找回密码反馈</w:t>
      </w:r>
    </w:p>
    <w:p w14:paraId="5473C1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ct_recover_passwd_back</w:t>
      </w:r>
      <w:proofErr w:type="spellEnd"/>
      <w:r w:rsidRPr="00580F0F">
        <w:rPr>
          <w:rFonts w:ascii="Times New Roman" w:hAnsi="Times New Roman" w:cs="Times New Roman"/>
          <w:color w:val="000000" w:themeColor="text1"/>
          <w:sz w:val="21"/>
          <w:szCs w:val="21"/>
        </w:rPr>
        <w:t>,</w:t>
      </w:r>
    </w:p>
    <w:p w14:paraId="77D4A72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341D12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5A56E84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5319F2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56DFC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77F700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w:t>
      </w:r>
    </w:p>
    <w:p w14:paraId="3EF910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w:t>
      </w:r>
      <w:proofErr w:type="spellEnd"/>
      <w:r w:rsidRPr="00580F0F">
        <w:rPr>
          <w:rFonts w:ascii="Times New Roman" w:hAnsi="Times New Roman" w:cs="Times New Roman"/>
          <w:color w:val="000000" w:themeColor="text1"/>
          <w:sz w:val="21"/>
          <w:szCs w:val="21"/>
        </w:rPr>
        <w:t>,</w:t>
      </w:r>
    </w:p>
    <w:p w14:paraId="73F7668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52465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04F91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77C2A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好友列表请求反馈</w:t>
      </w:r>
    </w:p>
    <w:p w14:paraId="518622C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ct_friends_list_back</w:t>
      </w:r>
      <w:proofErr w:type="spellEnd"/>
      <w:r w:rsidRPr="00580F0F">
        <w:rPr>
          <w:rFonts w:ascii="Times New Roman" w:hAnsi="Times New Roman" w:cs="Times New Roman"/>
          <w:color w:val="000000" w:themeColor="text1"/>
          <w:sz w:val="21"/>
          <w:szCs w:val="21"/>
        </w:rPr>
        <w:t>,</w:t>
      </w:r>
    </w:p>
    <w:p w14:paraId="21F0FDB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is_end</w:t>
      </w:r>
      <w:proofErr w:type="spellEnd"/>
      <w:r w:rsidRPr="00580F0F">
        <w:rPr>
          <w:rFonts w:ascii="Times New Roman" w:hAnsi="Times New Roman" w:cs="Times New Roman"/>
          <w:color w:val="000000" w:themeColor="text1"/>
          <w:sz w:val="21"/>
          <w:szCs w:val="21"/>
        </w:rPr>
        <w:t>;</w:t>
      </w:r>
    </w:p>
    <w:p w14:paraId="3543268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C2923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name[</w:t>
      </w:r>
      <w:proofErr w:type="gramEnd"/>
      <w:r w:rsidRPr="00580F0F">
        <w:rPr>
          <w:rFonts w:ascii="Times New Roman" w:hAnsi="Times New Roman" w:cs="Times New Roman"/>
          <w:color w:val="000000" w:themeColor="text1"/>
          <w:sz w:val="21"/>
          <w:szCs w:val="21"/>
        </w:rPr>
        <w:t>64];</w:t>
      </w:r>
    </w:p>
    <w:p w14:paraId="014FD38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E73C5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5E54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3FEE3BC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w:t>
      </w:r>
      <w:proofErr w:type="spellEnd"/>
      <w:r w:rsidRPr="00580F0F">
        <w:rPr>
          <w:rFonts w:ascii="Times New Roman" w:hAnsi="Times New Roman" w:cs="Times New Roman"/>
          <w:color w:val="000000" w:themeColor="text1"/>
          <w:sz w:val="21"/>
          <w:szCs w:val="21"/>
        </w:rPr>
        <w:t>,</w:t>
      </w:r>
    </w:p>
    <w:p w14:paraId="317930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15579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17274D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59CBB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69BC85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160E1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0CBDCB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ct_add_ret_back</w:t>
      </w:r>
      <w:proofErr w:type="spellEnd"/>
      <w:r w:rsidRPr="00580F0F">
        <w:rPr>
          <w:rFonts w:ascii="Times New Roman" w:hAnsi="Times New Roman" w:cs="Times New Roman"/>
          <w:color w:val="000000" w:themeColor="text1"/>
          <w:sz w:val="21"/>
          <w:szCs w:val="21"/>
        </w:rPr>
        <w:t>,</w:t>
      </w:r>
    </w:p>
    <w:p w14:paraId="6829C70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25C483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7EEBFAD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is_self</w:t>
      </w:r>
      <w:proofErr w:type="spellEnd"/>
      <w:r w:rsidRPr="00580F0F">
        <w:rPr>
          <w:rFonts w:ascii="Times New Roman" w:hAnsi="Times New Roman" w:cs="Times New Roman"/>
          <w:color w:val="000000" w:themeColor="text1"/>
          <w:sz w:val="21"/>
          <w:szCs w:val="21"/>
        </w:rPr>
        <w:t>;</w:t>
      </w:r>
    </w:p>
    <w:p w14:paraId="3E026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C99AB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45B9AC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0A640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4CAD7E8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交换文字</w:t>
      </w:r>
    </w:p>
    <w:p w14:paraId="36DBA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ct_swap_txt</w:t>
      </w:r>
      <w:proofErr w:type="spellEnd"/>
      <w:r w:rsidRPr="00580F0F">
        <w:rPr>
          <w:rFonts w:ascii="Times New Roman" w:hAnsi="Times New Roman" w:cs="Times New Roman"/>
          <w:color w:val="000000" w:themeColor="text1"/>
          <w:sz w:val="21"/>
          <w:szCs w:val="21"/>
        </w:rPr>
        <w:t>,</w:t>
      </w:r>
    </w:p>
    <w:p w14:paraId="232B00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3C6A6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spellStart"/>
      <w:r w:rsidRPr="00580F0F">
        <w:rPr>
          <w:rFonts w:ascii="Times New Roman" w:hAnsi="Times New Roman" w:cs="Times New Roman"/>
          <w:color w:val="000000" w:themeColor="text1"/>
          <w:sz w:val="21"/>
          <w:szCs w:val="21"/>
        </w:rPr>
        <w:t>buf_</w:t>
      </w:r>
      <w:proofErr w:type="gramStart"/>
      <w:r w:rsidRPr="00580F0F">
        <w:rPr>
          <w:rFonts w:ascii="Times New Roman" w:hAnsi="Times New Roman" w:cs="Times New Roman"/>
          <w:color w:val="000000" w:themeColor="text1"/>
          <w:sz w:val="21"/>
          <w:szCs w:val="21"/>
        </w:rPr>
        <w:t>txt</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1024];</w:t>
      </w:r>
    </w:p>
    <w:p w14:paraId="36F11D2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AF96E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E0BBA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w:t>
      </w:r>
    </w:p>
    <w:p w14:paraId="130E16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ct_swap_add_friend</w:t>
      </w:r>
      <w:proofErr w:type="spellEnd"/>
      <w:r w:rsidRPr="00580F0F">
        <w:rPr>
          <w:rFonts w:ascii="Times New Roman" w:hAnsi="Times New Roman" w:cs="Times New Roman"/>
          <w:color w:val="000000" w:themeColor="text1"/>
          <w:sz w:val="21"/>
          <w:szCs w:val="21"/>
        </w:rPr>
        <w:t>,</w:t>
      </w:r>
    </w:p>
    <w:p w14:paraId="1E93126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B353C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020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C8B65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建立文件</w:t>
      </w:r>
    </w:p>
    <w:p w14:paraId="7AAF75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ct_swap_file_build</w:t>
      </w:r>
      <w:proofErr w:type="spellEnd"/>
      <w:r w:rsidRPr="00580F0F">
        <w:rPr>
          <w:rFonts w:ascii="Times New Roman" w:hAnsi="Times New Roman" w:cs="Times New Roman"/>
          <w:color w:val="000000" w:themeColor="text1"/>
          <w:sz w:val="21"/>
          <w:szCs w:val="21"/>
        </w:rPr>
        <w:t>,</w:t>
      </w:r>
    </w:p>
    <w:p w14:paraId="382DB76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CE0BAD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size_block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发送块大小</w:t>
      </w:r>
    </w:p>
    <w:p w14:paraId="646D73B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文件总大小</w:t>
      </w:r>
    </w:p>
    <w:p w14:paraId="55FD4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r w:rsidRPr="00580F0F">
        <w:rPr>
          <w:rFonts w:ascii="Times New Roman" w:hAnsi="Times New Roman" w:cs="Times New Roman"/>
          <w:color w:val="000000" w:themeColor="text1"/>
          <w:sz w:val="21"/>
          <w:szCs w:val="21"/>
        </w:rPr>
        <w:t xml:space="preserve"> type;</w:t>
      </w:r>
    </w:p>
    <w:p w14:paraId="7071F2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path[</w:t>
      </w:r>
      <w:proofErr w:type="gramEnd"/>
      <w:r w:rsidRPr="00580F0F">
        <w:rPr>
          <w:rFonts w:ascii="Times New Roman" w:hAnsi="Times New Roman" w:cs="Times New Roman"/>
          <w:color w:val="000000" w:themeColor="text1"/>
          <w:sz w:val="21"/>
          <w:szCs w:val="21"/>
        </w:rPr>
        <w:t>255];</w:t>
      </w:r>
    </w:p>
    <w:p w14:paraId="5E7841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4679679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3A870F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698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发送文件段请求</w:t>
      </w:r>
    </w:p>
    <w:p w14:paraId="6C89BA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ct_swap_file_request</w:t>
      </w:r>
      <w:proofErr w:type="spellEnd"/>
      <w:r w:rsidRPr="00580F0F">
        <w:rPr>
          <w:rFonts w:ascii="Times New Roman" w:hAnsi="Times New Roman" w:cs="Times New Roman"/>
          <w:color w:val="000000" w:themeColor="text1"/>
          <w:sz w:val="21"/>
          <w:szCs w:val="21"/>
        </w:rPr>
        <w:t>,</w:t>
      </w:r>
    </w:p>
    <w:p w14:paraId="7ABA14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FAC37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block_count</w:t>
      </w:r>
      <w:proofErr w:type="spellEnd"/>
      <w:r w:rsidRPr="00580F0F">
        <w:rPr>
          <w:rFonts w:ascii="Times New Roman" w:hAnsi="Times New Roman" w:cs="Times New Roman"/>
          <w:color w:val="000000" w:themeColor="text1"/>
          <w:sz w:val="21"/>
          <w:szCs w:val="21"/>
        </w:rPr>
        <w:t>;</w:t>
      </w:r>
    </w:p>
    <w:p w14:paraId="1CCBFD3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58BE66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B7A79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4A53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w:t>
      </w:r>
    </w:p>
    <w:p w14:paraId="1053B3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ct_swap_file_send</w:t>
      </w:r>
      <w:proofErr w:type="spellEnd"/>
      <w:r w:rsidRPr="00580F0F">
        <w:rPr>
          <w:rFonts w:ascii="Times New Roman" w:hAnsi="Times New Roman" w:cs="Times New Roman"/>
          <w:color w:val="000000" w:themeColor="text1"/>
          <w:sz w:val="21"/>
          <w:szCs w:val="21"/>
        </w:rPr>
        <w:t>,</w:t>
      </w:r>
    </w:p>
    <w:p w14:paraId="762075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5642A3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off_file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当前文件偏移</w:t>
      </w:r>
    </w:p>
    <w:p w14:paraId="55774F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size_buf</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本次发送的真实字节</w:t>
      </w:r>
    </w:p>
    <w:p w14:paraId="5D2040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is_next</w:t>
      </w:r>
      <w:proofErr w:type="spellEnd"/>
      <w:r w:rsidRPr="00580F0F">
        <w:rPr>
          <w:rFonts w:ascii="Times New Roman" w:hAnsi="Times New Roman" w:cs="Times New Roman"/>
          <w:color w:val="000000" w:themeColor="text1"/>
          <w:sz w:val="21"/>
          <w:szCs w:val="21"/>
        </w:rPr>
        <w:t>;</w:t>
      </w:r>
    </w:p>
    <w:p w14:paraId="3964953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62BDCE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spellStart"/>
      <w:proofErr w:type="gramStart"/>
      <w:r w:rsidRPr="00580F0F">
        <w:rPr>
          <w:rFonts w:ascii="Times New Roman" w:hAnsi="Times New Roman" w:cs="Times New Roman"/>
          <w:color w:val="000000" w:themeColor="text1"/>
          <w:sz w:val="21"/>
          <w:szCs w:val="21"/>
        </w:rPr>
        <w:t>buf</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4096];</w:t>
      </w:r>
    </w:p>
    <w:p w14:paraId="26A5FF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94F3B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A70C9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w:t>
      </w:r>
    </w:p>
    <w:p w14:paraId="469C3C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ct_swap_file_finish</w:t>
      </w:r>
      <w:proofErr w:type="spellEnd"/>
      <w:r w:rsidRPr="00580F0F">
        <w:rPr>
          <w:rFonts w:ascii="Times New Roman" w:hAnsi="Times New Roman" w:cs="Times New Roman"/>
          <w:color w:val="000000" w:themeColor="text1"/>
          <w:sz w:val="21"/>
          <w:szCs w:val="21"/>
        </w:rPr>
        <w:t>,</w:t>
      </w:r>
    </w:p>
    <w:p w14:paraId="72B7B3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C71293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6C4694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B10A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4ECA88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发送完成反馈</w:t>
      </w:r>
    </w:p>
    <w:p w14:paraId="260AA06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ct_swap_file_ret</w:t>
      </w:r>
      <w:proofErr w:type="spellEnd"/>
      <w:r w:rsidRPr="00580F0F">
        <w:rPr>
          <w:rFonts w:ascii="Times New Roman" w:hAnsi="Times New Roman" w:cs="Times New Roman"/>
          <w:color w:val="000000" w:themeColor="text1"/>
          <w:sz w:val="21"/>
          <w:szCs w:val="21"/>
        </w:rPr>
        <w:t>,</w:t>
      </w:r>
    </w:p>
    <w:p w14:paraId="00B798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E6E026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r w:rsidRPr="00580F0F">
        <w:rPr>
          <w:rFonts w:ascii="Times New Roman" w:hAnsi="Times New Roman" w:cs="Times New Roman"/>
          <w:color w:val="000000" w:themeColor="text1"/>
          <w:sz w:val="21"/>
          <w:szCs w:val="21"/>
        </w:rPr>
        <w:t xml:space="preserve"> type;</w:t>
      </w:r>
    </w:p>
    <w:p w14:paraId="7D602FD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6E19514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5C5093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A2CB7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8CED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p>
    <w:p w14:paraId="7990B2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ct_swap_error</w:t>
      </w:r>
      <w:proofErr w:type="spellEnd"/>
      <w:r w:rsidRPr="00580F0F">
        <w:rPr>
          <w:rFonts w:ascii="Times New Roman" w:hAnsi="Times New Roman" w:cs="Times New Roman"/>
          <w:color w:val="000000" w:themeColor="text1"/>
          <w:sz w:val="21"/>
          <w:szCs w:val="21"/>
        </w:rPr>
        <w:t>,</w:t>
      </w:r>
    </w:p>
    <w:p w14:paraId="3F2B3F6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792C07F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en_swap_error</w:t>
      </w:r>
      <w:proofErr w:type="spellEnd"/>
      <w:r w:rsidRPr="00580F0F">
        <w:rPr>
          <w:rFonts w:ascii="Times New Roman" w:hAnsi="Times New Roman" w:cs="Times New Roman"/>
          <w:color w:val="000000" w:themeColor="text1"/>
          <w:sz w:val="21"/>
          <w:szCs w:val="21"/>
        </w:rPr>
        <w:t xml:space="preserve"> err;</w:t>
      </w:r>
    </w:p>
    <w:p w14:paraId="293B703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swap_func</w:t>
      </w:r>
      <w:proofErr w:type="spellEnd"/>
      <w:r w:rsidRPr="00580F0F">
        <w:rPr>
          <w:rFonts w:ascii="Times New Roman" w:hAnsi="Times New Roman" w:cs="Times New Roman"/>
          <w:color w:val="000000" w:themeColor="text1"/>
          <w:sz w:val="21"/>
          <w:szCs w:val="21"/>
        </w:rPr>
        <w:t>;</w:t>
      </w:r>
    </w:p>
    <w:p w14:paraId="684DD3C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CC1C6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3160E0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#endif // WEB_PROTOCOL_H</w:t>
      </w:r>
    </w:p>
    <w:p w14:paraId="579778CA" w14:textId="77777777" w:rsidR="00BD0247" w:rsidRDefault="00580F0F" w:rsidP="00580F0F">
      <w:pPr>
        <w:ind w:firstLine="480"/>
        <w:sectPr w:rsidR="00BD0247" w:rsidSect="00A70BBC">
          <w:pgSz w:w="11906" w:h="16838"/>
          <w:pgMar w:top="1440" w:right="1800" w:bottom="1440" w:left="1800" w:header="851" w:footer="992" w:gutter="0"/>
          <w:cols w:space="425"/>
          <w:docGrid w:type="lines" w:linePitch="312"/>
        </w:sectPr>
      </w:pPr>
      <w:r>
        <w:rPr>
          <w:rFonts w:hint="eastAsia"/>
        </w:rPr>
        <w:t>了解一份完整的通信协议非常重要，代码中利用</w:t>
      </w:r>
      <w:r w:rsidRPr="00580F0F">
        <w:t>CT_BUILD_MODE</w:t>
      </w:r>
      <w:r>
        <w:rPr>
          <w:rFonts w:hint="eastAsia"/>
        </w:rPr>
        <w:t>和</w:t>
      </w:r>
      <w:r w:rsidRPr="00580F0F">
        <w:t>CT_BUILD_SWAP</w:t>
      </w:r>
      <w:r w:rsidR="004F255F">
        <w:rPr>
          <w:rFonts w:hint="eastAsia"/>
        </w:rPr>
        <w:t>宏代码</w:t>
      </w:r>
      <w:r>
        <w:rPr>
          <w:rFonts w:hint="eastAsia"/>
        </w:rPr>
        <w:t>快速生成请求响应模型和数据转发模型的</w:t>
      </w:r>
      <w:r w:rsidR="00D8618A">
        <w:rPr>
          <w:rFonts w:hint="eastAsia"/>
        </w:rPr>
        <w:t>结构体代码。</w:t>
      </w:r>
    </w:p>
    <w:p w14:paraId="7FE1F9E6" w14:textId="3B0C6AC3" w:rsidR="005B38FC" w:rsidRDefault="00A02AD8" w:rsidP="00A02AD8">
      <w:pPr>
        <w:pStyle w:val="1"/>
        <w:spacing w:before="156" w:after="156"/>
      </w:pPr>
      <w:bookmarkStart w:id="290" w:name="_Toc134008078"/>
      <w:r>
        <w:rPr>
          <w:rFonts w:hint="eastAsia"/>
        </w:rPr>
        <w:lastRenderedPageBreak/>
        <w:t>附录 B</w:t>
      </w:r>
      <w:r>
        <w:t xml:space="preserve"> </w:t>
      </w:r>
      <w:r>
        <w:rPr>
          <w:rFonts w:hint="eastAsia"/>
        </w:rPr>
        <w:t>服务器任务分发代码</w:t>
      </w:r>
      <w:bookmarkEnd w:id="290"/>
    </w:p>
    <w:p w14:paraId="111D4AA7" w14:textId="3BCA8447" w:rsidR="00661E45" w:rsidRPr="00661E45" w:rsidRDefault="00661E45" w:rsidP="00661E45">
      <w:pPr>
        <w:pStyle w:val="ac"/>
        <w:numPr>
          <w:ilvl w:val="0"/>
          <w:numId w:val="39"/>
        </w:numPr>
        <w:ind w:firstLineChars="0"/>
      </w:pPr>
      <w:r>
        <w:rPr>
          <w:rFonts w:hint="eastAsia"/>
        </w:rPr>
        <w:t>头文件任务声明</w:t>
      </w:r>
      <w:r w:rsidR="00BD0247">
        <w:rPr>
          <w:rFonts w:hint="eastAsia"/>
        </w:rPr>
        <w:t xml:space="preserve"> </w:t>
      </w:r>
    </w:p>
    <w:p w14:paraId="5A14142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 </w:t>
      </w:r>
      <w:r w:rsidRPr="00A02AD8">
        <w:rPr>
          <w:rFonts w:ascii="Times New Roman" w:hAnsi="Times New Roman" w:cs="Times New Roman"/>
          <w:color w:val="000000" w:themeColor="text1"/>
          <w:sz w:val="21"/>
          <w:szCs w:val="21"/>
        </w:rPr>
        <w:t>任务函数</w:t>
      </w:r>
      <w:r w:rsidRPr="00A02AD8">
        <w:rPr>
          <w:rFonts w:ascii="Times New Roman" w:hAnsi="Times New Roman" w:cs="Times New Roman"/>
          <w:color w:val="000000" w:themeColor="text1"/>
          <w:sz w:val="21"/>
          <w:szCs w:val="21"/>
        </w:rPr>
        <w:t xml:space="preserve"> =====</w:t>
      </w:r>
    </w:p>
    <w:p w14:paraId="4F5563BF" w14:textId="04F6119B"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 xml:space="preserve">&gt; </w:t>
      </w:r>
      <w:proofErr w:type="spellStart"/>
      <w:r w:rsidRPr="00A02AD8">
        <w:rPr>
          <w:rFonts w:ascii="Times New Roman" w:hAnsi="Times New Roman" w:cs="Times New Roman"/>
          <w:color w:val="000000" w:themeColor="text1"/>
          <w:sz w:val="21"/>
          <w:szCs w:val="21"/>
        </w:rPr>
        <w:t>map_task_func</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任务函数查询容器</w:t>
      </w:r>
    </w:p>
    <w:p w14:paraId="19E078D8"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task_register</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账号注册</w:t>
      </w:r>
    </w:p>
    <w:p w14:paraId="5388C3DE"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task_login</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登录请求</w:t>
      </w:r>
    </w:p>
    <w:p w14:paraId="40CF0DD7"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task_logout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登出请求</w:t>
      </w:r>
    </w:p>
    <w:p w14:paraId="6252C40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task_recover_passwd</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忘记密码</w:t>
      </w:r>
    </w:p>
    <w:p w14:paraId="1C38037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task_friends_list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好友列表</w:t>
      </w:r>
    </w:p>
    <w:p w14:paraId="2BEA80F1"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task_swap</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数据交换</w:t>
      </w:r>
    </w:p>
    <w:p w14:paraId="5E616FA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task_add_ret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好友申请</w:t>
      </w:r>
    </w:p>
    <w:p w14:paraId="1D7A8556" w14:textId="77777777" w:rsidR="00661E45" w:rsidRDefault="00661E45" w:rsidP="00661E45">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641361EF" w14:textId="67D0F496" w:rsidR="00661E45" w:rsidRPr="00A02AD8" w:rsidRDefault="00661E45" w:rsidP="00661E45">
      <w:pPr>
        <w:pStyle w:val="ac"/>
        <w:numPr>
          <w:ilvl w:val="0"/>
          <w:numId w:val="39"/>
        </w:numPr>
        <w:ind w:firstLineChars="0"/>
      </w:pPr>
      <w:r>
        <w:rPr>
          <w:rFonts w:hint="eastAsia"/>
        </w:rPr>
        <w:t>构造函数添加任务到容器</w:t>
      </w:r>
      <w:r w:rsidR="00BD0247">
        <w:rPr>
          <w:rFonts w:hint="eastAsia"/>
        </w:rPr>
        <w:t xml:space="preserve"> </w:t>
      </w:r>
    </w:p>
    <w:p w14:paraId="250606F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734689D2"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r w:rsidRPr="00A02AD8">
        <w:rPr>
          <w:rFonts w:ascii="Times New Roman" w:hAnsi="Times New Roman" w:cs="Times New Roman"/>
          <w:color w:val="000000" w:themeColor="text1"/>
          <w:sz w:val="21"/>
          <w:szCs w:val="21"/>
        </w:rPr>
        <w:t>原型</w:t>
      </w:r>
      <w:r w:rsidRPr="00A02AD8">
        <w:rPr>
          <w:rFonts w:ascii="Times New Roman" w:hAnsi="Times New Roman" w:cs="Times New Roman"/>
          <w:color w:val="000000" w:themeColor="text1"/>
          <w:sz w:val="21"/>
          <w:szCs w:val="21"/>
        </w:rPr>
        <w:t>:</w:t>
      </w:r>
    </w:p>
    <w:p w14:paraId="742237C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w:t>
      </w:r>
    </w:p>
    <w:p w14:paraId="5FC3665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gramEnd"/>
      <w:r w:rsidRPr="00A02AD8">
        <w:rPr>
          <w:rFonts w:ascii="Times New Roman" w:hAnsi="Times New Roman" w:cs="Times New Roman"/>
          <w:color w:val="000000" w:themeColor="text1"/>
          <w:sz w:val="21"/>
          <w:szCs w:val="21"/>
        </w:rPr>
        <w:t>en_mode_index::e_login,bind(&amp;ux_web_server::task_login,this,_1,_2)));</w:t>
      </w:r>
    </w:p>
    <w:p w14:paraId="663A4B0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6F98FE9D"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#define MAP_TASK_</w:t>
      </w:r>
      <w:proofErr w:type="gramStart"/>
      <w:r w:rsidRPr="00A02AD8">
        <w:rPr>
          <w:rFonts w:ascii="Times New Roman" w:hAnsi="Times New Roman" w:cs="Times New Roman"/>
          <w:color w:val="000000" w:themeColor="text1"/>
          <w:sz w:val="21"/>
          <w:szCs w:val="21"/>
        </w:rPr>
        <w:t>ADD(</w:t>
      </w:r>
      <w:proofErr w:type="spellStart"/>
      <w:proofErr w:type="gramEnd"/>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5B6CB55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 \</w:t>
      </w:r>
    </w:p>
    <w:p w14:paraId="7475781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(e_##</w:t>
      </w:r>
      <w:proofErr w:type="spellStart"/>
      <w:proofErr w:type="gramStart"/>
      <w:r w:rsidRPr="00A02AD8">
        <w:rPr>
          <w:rFonts w:ascii="Times New Roman" w:hAnsi="Times New Roman" w:cs="Times New Roman"/>
          <w:color w:val="000000" w:themeColor="text1"/>
          <w:sz w:val="21"/>
          <w:szCs w:val="21"/>
        </w:rPr>
        <w:t>func,bind</w:t>
      </w:r>
      <w:proofErr w:type="spellEnd"/>
      <w:proofErr w:type="gramEnd"/>
      <w:r w:rsidRPr="00A02AD8">
        <w:rPr>
          <w:rFonts w:ascii="Times New Roman" w:hAnsi="Times New Roman" w:cs="Times New Roman"/>
          <w:color w:val="000000" w:themeColor="text1"/>
          <w:sz w:val="21"/>
          <w:szCs w:val="21"/>
        </w:rPr>
        <w:t>(&amp;</w:t>
      </w:r>
      <w:proofErr w:type="spellStart"/>
      <w:r w:rsidRPr="00A02AD8">
        <w:rPr>
          <w:rFonts w:ascii="Times New Roman" w:hAnsi="Times New Roman" w:cs="Times New Roman"/>
          <w:color w:val="000000" w:themeColor="text1"/>
          <w:sz w:val="21"/>
          <w:szCs w:val="21"/>
        </w:rPr>
        <w:t>ux_web_server</w:t>
      </w:r>
      <w:proofErr w:type="spellEnd"/>
      <w:r w:rsidRPr="00A02AD8">
        <w:rPr>
          <w:rFonts w:ascii="Times New Roman" w:hAnsi="Times New Roman" w:cs="Times New Roman"/>
          <w:color w:val="000000" w:themeColor="text1"/>
          <w:sz w:val="21"/>
          <w:szCs w:val="21"/>
        </w:rPr>
        <w:t>::task_##func,this,_1,_2)))</w:t>
      </w:r>
    </w:p>
    <w:p w14:paraId="0532D24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MAP_TASK_ADD(register);         //</w:t>
      </w:r>
      <w:r w:rsidRPr="00A02AD8">
        <w:rPr>
          <w:rFonts w:ascii="Times New Roman" w:hAnsi="Times New Roman" w:cs="Times New Roman"/>
          <w:color w:val="000000" w:themeColor="text1"/>
          <w:sz w:val="21"/>
          <w:szCs w:val="21"/>
        </w:rPr>
        <w:t>账号注册</w:t>
      </w:r>
    </w:p>
    <w:p w14:paraId="09B913B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MAP_TASK_ADD(login);            //</w:t>
      </w:r>
      <w:r w:rsidRPr="00A02AD8">
        <w:rPr>
          <w:rFonts w:ascii="Times New Roman" w:hAnsi="Times New Roman" w:cs="Times New Roman"/>
          <w:color w:val="000000" w:themeColor="text1"/>
          <w:sz w:val="21"/>
          <w:szCs w:val="21"/>
        </w:rPr>
        <w:t>登录请求名</w:t>
      </w:r>
    </w:p>
    <w:p w14:paraId="1C36BA0A"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MAP_TASK_ADD(logout);           //</w:t>
      </w:r>
      <w:r w:rsidRPr="00A02AD8">
        <w:rPr>
          <w:rFonts w:ascii="Times New Roman" w:hAnsi="Times New Roman" w:cs="Times New Roman"/>
          <w:color w:val="000000" w:themeColor="text1"/>
          <w:sz w:val="21"/>
          <w:szCs w:val="21"/>
        </w:rPr>
        <w:t>登出请求</w:t>
      </w:r>
    </w:p>
    <w:p w14:paraId="7A8BC195"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recover_passwd</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忘记密码</w:t>
      </w:r>
    </w:p>
    <w:p w14:paraId="5E8E7AE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friends_list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好友列表</w:t>
      </w:r>
    </w:p>
    <w:p w14:paraId="1B0E8B1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add_ret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好友申请</w:t>
      </w:r>
    </w:p>
    <w:p w14:paraId="1BD56C52" w14:textId="0BE95F3C" w:rsidR="00A02AD8" w:rsidRDefault="00A02AD8"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22DA1701" w14:textId="77777777" w:rsidR="00661E45" w:rsidRDefault="00661E45"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04556C3" w14:textId="5643FFF9" w:rsidR="00661E45" w:rsidRDefault="00661E45" w:rsidP="00661E45">
      <w:pPr>
        <w:pStyle w:val="ac"/>
        <w:numPr>
          <w:ilvl w:val="0"/>
          <w:numId w:val="39"/>
        </w:numPr>
        <w:ind w:firstLineChars="0"/>
      </w:pPr>
      <w:r>
        <w:rPr>
          <w:rFonts w:hint="eastAsia"/>
        </w:rPr>
        <w:t>事件分发函数</w:t>
      </w:r>
      <w:r w:rsidR="00BD0247">
        <w:rPr>
          <w:rFonts w:hint="eastAsia"/>
        </w:rPr>
        <w:t xml:space="preserve"> </w:t>
      </w:r>
    </w:p>
    <w:p w14:paraId="5B2762C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void </w:t>
      </w:r>
      <w:proofErr w:type="spellStart"/>
      <w:r w:rsidRPr="00A02AD8">
        <w:rPr>
          <w:rFonts w:ascii="Times New Roman" w:hAnsi="Times New Roman" w:cs="Times New Roman"/>
          <w:color w:val="000000" w:themeColor="text1"/>
          <w:sz w:val="21"/>
          <w:szCs w:val="21"/>
        </w:rPr>
        <w:t>ux_web_</w:t>
      </w:r>
      <w:proofErr w:type="gramStart"/>
      <w:r w:rsidRPr="00A02AD8">
        <w:rPr>
          <w:rFonts w:ascii="Times New Roman" w:hAnsi="Times New Roman" w:cs="Times New Roman"/>
          <w:color w:val="000000" w:themeColor="text1"/>
          <w:sz w:val="21"/>
          <w:szCs w:val="21"/>
        </w:rPr>
        <w:t>server</w:t>
      </w:r>
      <w:proofErr w:type="spellEnd"/>
      <w:r w:rsidRPr="00A02AD8">
        <w:rPr>
          <w:rFonts w:ascii="Times New Roman" w:hAnsi="Times New Roman" w:cs="Times New Roman"/>
          <w:color w:val="000000" w:themeColor="text1"/>
          <w:sz w:val="21"/>
          <w:szCs w:val="21"/>
        </w:rPr>
        <w:t>::</w:t>
      </w:r>
      <w:proofErr w:type="spellStart"/>
      <w:proofErr w:type="gramEnd"/>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 &amp;sock, const string &amp;meg)</w:t>
      </w:r>
    </w:p>
    <w:p w14:paraId="11067D2A"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40FC5F31"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执行匹配的任务函数</w:t>
      </w:r>
    </w:p>
    <w:p w14:paraId="2CDCB7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ct_head_mode</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ct</w:t>
      </w:r>
      <w:proofErr w:type="spellEnd"/>
      <w:r w:rsidRPr="00A02AD8">
        <w:rPr>
          <w:rFonts w:ascii="Times New Roman" w:hAnsi="Times New Roman" w:cs="Times New Roman"/>
          <w:color w:val="000000" w:themeColor="text1"/>
          <w:sz w:val="21"/>
          <w:szCs w:val="21"/>
        </w:rPr>
        <w:t>;</w:t>
      </w:r>
    </w:p>
    <w:p w14:paraId="2A80A3F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to_ct</w:t>
      </w:r>
      <w:proofErr w:type="spellEnd"/>
      <w:r w:rsidRPr="00A02AD8">
        <w:rPr>
          <w:rFonts w:ascii="Times New Roman" w:hAnsi="Times New Roman" w:cs="Times New Roman"/>
          <w:color w:val="000000" w:themeColor="text1"/>
          <w:sz w:val="21"/>
          <w:szCs w:val="21"/>
        </w:rPr>
        <w:t>(</w:t>
      </w:r>
      <w:proofErr w:type="spellStart"/>
      <w:proofErr w:type="gramStart"/>
      <w:r w:rsidRPr="00A02AD8">
        <w:rPr>
          <w:rFonts w:ascii="Times New Roman" w:hAnsi="Times New Roman" w:cs="Times New Roman"/>
          <w:color w:val="000000" w:themeColor="text1"/>
          <w:sz w:val="21"/>
          <w:szCs w:val="21"/>
        </w:rPr>
        <w:t>meg,ct</w:t>
      </w:r>
      <w:proofErr w:type="spellEnd"/>
      <w:proofErr w:type="gramEnd"/>
      <w:r w:rsidRPr="00A02AD8">
        <w:rPr>
          <w:rFonts w:ascii="Times New Roman" w:hAnsi="Times New Roman" w:cs="Times New Roman"/>
          <w:color w:val="000000" w:themeColor="text1"/>
          <w:sz w:val="21"/>
          <w:szCs w:val="21"/>
        </w:rPr>
        <w:t>);</w:t>
      </w:r>
    </w:p>
    <w:p w14:paraId="241E6B29"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p>
    <w:p w14:paraId="3E01BB1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e_swap</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进入交换函数</w:t>
      </w:r>
    </w:p>
    <w:p w14:paraId="637442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task</w:t>
      </w:r>
      <w:proofErr w:type="gramEnd"/>
      <w:r w:rsidRPr="00A02AD8">
        <w:rPr>
          <w:rFonts w:ascii="Times New Roman" w:hAnsi="Times New Roman" w:cs="Times New Roman"/>
          <w:color w:val="000000" w:themeColor="text1"/>
          <w:sz w:val="21"/>
          <w:szCs w:val="21"/>
        </w:rPr>
        <w:t>_swap</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sock,meg</w:t>
      </w:r>
      <w:proofErr w:type="spellEnd"/>
      <w:r w:rsidRPr="00A02AD8">
        <w:rPr>
          <w:rFonts w:ascii="Times New Roman" w:hAnsi="Times New Roman" w:cs="Times New Roman"/>
          <w:color w:val="000000" w:themeColor="text1"/>
          <w:sz w:val="21"/>
          <w:szCs w:val="21"/>
        </w:rPr>
        <w:t>); }</w:t>
      </w:r>
    </w:p>
    <w:p w14:paraId="7E3057F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进入应答函数</w:t>
      </w:r>
    </w:p>
    <w:p w14:paraId="1FACB29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3F4C4CD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auto </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func.find</w:t>
      </w:r>
      <w:proofErr w:type="spellEnd"/>
      <w:proofErr w:type="gram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w:t>
      </w:r>
    </w:p>
    <w:p w14:paraId="6D2D4D04"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if(</w:t>
      </w:r>
      <w:proofErr w:type="spellStart"/>
      <w:proofErr w:type="gramEnd"/>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map_task_func.end</w:t>
      </w:r>
      <w:proofErr w:type="spellEnd"/>
      <w:r w:rsidRPr="00A02AD8">
        <w:rPr>
          <w:rFonts w:ascii="Times New Roman" w:hAnsi="Times New Roman" w:cs="Times New Roman"/>
          <w:color w:val="000000" w:themeColor="text1"/>
          <w:sz w:val="21"/>
          <w:szCs w:val="21"/>
        </w:rPr>
        <w:t>())</w:t>
      </w:r>
    </w:p>
    <w:p w14:paraId="7DF07C0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w:t>
      </w:r>
      <w:proofErr w:type="gramEnd"/>
      <w:r w:rsidRPr="00A02AD8">
        <w:rPr>
          <w:rFonts w:ascii="Times New Roman" w:hAnsi="Times New Roman" w:cs="Times New Roman"/>
          <w:color w:val="000000" w:themeColor="text1"/>
          <w:sz w:val="21"/>
          <w:szCs w:val="21"/>
        </w:rPr>
        <w:t>std::bind(</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-&gt;</w:t>
      </w:r>
      <w:proofErr w:type="spellStart"/>
      <w:r w:rsidRPr="00A02AD8">
        <w:rPr>
          <w:rFonts w:ascii="Times New Roman" w:hAnsi="Times New Roman" w:cs="Times New Roman"/>
          <w:color w:val="000000" w:themeColor="text1"/>
          <w:sz w:val="21"/>
          <w:szCs w:val="21"/>
        </w:rPr>
        <w:t>second,sock,meg</w:t>
      </w:r>
      <w:proofErr w:type="spellEnd"/>
      <w:r w:rsidRPr="00A02AD8">
        <w:rPr>
          <w:rFonts w:ascii="Times New Roman" w:hAnsi="Times New Roman" w:cs="Times New Roman"/>
          <w:color w:val="000000" w:themeColor="text1"/>
          <w:sz w:val="21"/>
          <w:szCs w:val="21"/>
        </w:rPr>
        <w:t>))(); }</w:t>
      </w:r>
    </w:p>
    <w:p w14:paraId="0DD2EFD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vloge</w:t>
      </w:r>
      <w:proofErr w:type="spellEnd"/>
      <w:proofErr w:type="gramEnd"/>
      <w:r w:rsidRPr="00A02AD8">
        <w:rPr>
          <w:rFonts w:ascii="Times New Roman" w:hAnsi="Times New Roman" w:cs="Times New Roman"/>
          <w:color w:val="000000" w:themeColor="text1"/>
          <w:sz w:val="21"/>
          <w:szCs w:val="21"/>
        </w:rPr>
        <w:t xml:space="preserve">("not find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7047AFB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092E056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r w:rsidRPr="00A02AD8">
        <w:rPr>
          <w:rFonts w:ascii="Times New Roman" w:hAnsi="Times New Roman" w:cs="Times New Roman"/>
          <w:color w:val="000000" w:themeColor="text1"/>
          <w:sz w:val="21"/>
          <w:szCs w:val="21"/>
        </w:rPr>
        <w:t>未发现协议</w:t>
      </w:r>
    </w:p>
    <w:p w14:paraId="45924A8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vloge</w:t>
      </w:r>
      <w:proofErr w:type="spellEnd"/>
      <w:proofErr w:type="gram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 xml:space="preserve"> not find: "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 }</w:t>
      </w:r>
    </w:p>
    <w:p w14:paraId="2240EF62" w14:textId="1841545E"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5D66D1C2" w14:textId="77777777" w:rsidR="00BD0247" w:rsidRDefault="00BD0247" w:rsidP="00A02AD8">
      <w:pPr>
        <w:ind w:firstLine="480"/>
      </w:pPr>
      <w:r>
        <w:rPr>
          <w:rFonts w:hint="eastAsia"/>
        </w:rPr>
        <w:lastRenderedPageBreak/>
        <w:t>服务器任务分发代码</w:t>
      </w:r>
      <w:r w:rsidR="00661E45">
        <w:rPr>
          <w:rFonts w:hint="eastAsia"/>
        </w:rPr>
        <w:t>分为三个部分</w:t>
      </w:r>
      <w:r>
        <w:rPr>
          <w:rFonts w:hint="eastAsia"/>
        </w:rPr>
        <w:t>，分别是第一部分，头文件任务声明，该部分在服务器头文件列出所有任务的处理函数。</w:t>
      </w:r>
    </w:p>
    <w:p w14:paraId="08DBFD14" w14:textId="2A9CD367" w:rsidR="00A02AD8" w:rsidRDefault="00BD0247" w:rsidP="00A02AD8">
      <w:pPr>
        <w:ind w:firstLine="480"/>
      </w:pPr>
      <w:r>
        <w:rPr>
          <w:rFonts w:hint="eastAsia"/>
        </w:rPr>
        <w:t>第二分部，构造函数添加任务到容器，这段代码在服务器构造函数执行时，插入到</w:t>
      </w:r>
      <w:r>
        <w:rPr>
          <w:rFonts w:hint="eastAsia"/>
        </w:rPr>
        <w:t>map</w:t>
      </w:r>
      <w:r>
        <w:rPr>
          <w:rFonts w:hint="eastAsia"/>
        </w:rPr>
        <w:t>容器中，其中任务处理函数作为</w:t>
      </w:r>
      <w:r>
        <w:rPr>
          <w:rFonts w:hint="eastAsia"/>
        </w:rPr>
        <w:t>Value</w:t>
      </w:r>
      <w:r>
        <w:rPr>
          <w:rFonts w:hint="eastAsia"/>
        </w:rPr>
        <w:t>，任务类型为</w:t>
      </w:r>
      <w:r>
        <w:rPr>
          <w:rFonts w:hint="eastAsia"/>
        </w:rPr>
        <w:t>Key</w:t>
      </w:r>
      <w:r>
        <w:rPr>
          <w:rFonts w:hint="eastAsia"/>
        </w:rPr>
        <w:t>。</w:t>
      </w:r>
    </w:p>
    <w:p w14:paraId="64539131" w14:textId="5CDA8D6B" w:rsidR="00BD0247" w:rsidRDefault="00BD0247" w:rsidP="00A02AD8">
      <w:pPr>
        <w:ind w:firstLine="480"/>
      </w:pPr>
      <w:r>
        <w:rPr>
          <w:rFonts w:hint="eastAsia"/>
        </w:rPr>
        <w:t>第三部分，事件分发函数，每当套接字接收到消息时，分解出任务类型，并将任务类型通过</w:t>
      </w:r>
      <w:r>
        <w:rPr>
          <w:rFonts w:hint="eastAsia"/>
        </w:rPr>
        <w:t>map</w:t>
      </w:r>
      <w:r>
        <w:rPr>
          <w:rFonts w:hint="eastAsia"/>
        </w:rPr>
        <w:t>查询与之绑定的任务处理函数，如果存在则执行任务处理函数完成事件分发。</w:t>
      </w:r>
    </w:p>
    <w:p w14:paraId="01381EE2" w14:textId="77777777" w:rsidR="00BD0247" w:rsidRDefault="00BD0247" w:rsidP="00A02AD8">
      <w:pPr>
        <w:ind w:firstLine="480"/>
        <w:sectPr w:rsidR="00BD0247" w:rsidSect="00A70BBC">
          <w:pgSz w:w="11906" w:h="16838"/>
          <w:pgMar w:top="1440" w:right="1800" w:bottom="1440" w:left="1800" w:header="851" w:footer="992" w:gutter="0"/>
          <w:cols w:space="425"/>
          <w:docGrid w:type="lines" w:linePitch="312"/>
        </w:sectPr>
      </w:pPr>
    </w:p>
    <w:p w14:paraId="74254BE4" w14:textId="4BD8AF0F" w:rsidR="00661E45" w:rsidRDefault="00BD0247" w:rsidP="00BD0247">
      <w:pPr>
        <w:pStyle w:val="1"/>
        <w:spacing w:before="156" w:after="156"/>
      </w:pPr>
      <w:bookmarkStart w:id="291" w:name="_Toc134008079"/>
      <w:r>
        <w:rPr>
          <w:rFonts w:hint="eastAsia"/>
        </w:rPr>
        <w:lastRenderedPageBreak/>
        <w:t>附录 C</w:t>
      </w:r>
      <w:r>
        <w:t xml:space="preserve"> </w:t>
      </w:r>
      <w:r>
        <w:rPr>
          <w:rFonts w:hint="eastAsia"/>
        </w:rPr>
        <w:t>客户端的任务转发代码</w:t>
      </w:r>
      <w:bookmarkEnd w:id="291"/>
    </w:p>
    <w:p w14:paraId="1428FD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用户输入信息</w:t>
      </w:r>
    </w:p>
    <w:p w14:paraId="03A24A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fa_send_news,this</w:t>
      </w:r>
      <w:proofErr w:type="spellEnd"/>
      <w:r w:rsidRPr="00BD0247">
        <w:rPr>
          <w:rFonts w:ascii="Times New Roman" w:hAnsi="Times New Roman" w:cs="Times New Roman"/>
          <w:color w:val="000000" w:themeColor="text1"/>
          <w:sz w:val="21"/>
          <w:szCs w:val="21"/>
        </w:rPr>
        <w:t>,</w:t>
      </w:r>
    </w:p>
    <w:p w14:paraId="0403D14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en,long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info){</w:t>
      </w:r>
    </w:p>
    <w:p w14:paraId="218138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56597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w:t>
      </w:r>
    </w:p>
    <w:p w14:paraId="555EF58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6FD1E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2780FC1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ask_swap_txt</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account,info</w:t>
      </w:r>
      <w:proofErr w:type="spellEnd"/>
      <w:proofErr w:type="gramEnd"/>
      <w:r w:rsidRPr="00BD0247">
        <w:rPr>
          <w:rFonts w:ascii="Times New Roman" w:hAnsi="Times New Roman" w:cs="Times New Roman"/>
          <w:color w:val="000000" w:themeColor="text1"/>
          <w:sz w:val="21"/>
          <w:szCs w:val="21"/>
        </w:rPr>
        <w:t>);</w:t>
      </w:r>
    </w:p>
    <w:p w14:paraId="1A52EE9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A971B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w:t>
      </w:r>
    </w:p>
    <w:p w14:paraId="11F67F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74AC6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6F07AC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info_file</w:t>
      </w:r>
      <w:proofErr w:type="spellEnd"/>
      <w:r w:rsidRPr="00BD0247">
        <w:rPr>
          <w:rFonts w:ascii="Times New Roman" w:hAnsi="Times New Roman" w:cs="Times New Roman"/>
          <w:color w:val="000000" w:themeColor="text1"/>
          <w:sz w:val="21"/>
          <w:szCs w:val="21"/>
        </w:rPr>
        <w:t>(info);</w:t>
      </w:r>
    </w:p>
    <w:p w14:paraId="147F56E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w:t>
      </w:r>
      <w:proofErr w:type="gramStart"/>
      <w:r w:rsidRPr="00BD0247">
        <w:rPr>
          <w:rFonts w:ascii="Times New Roman" w:hAnsi="Times New Roman" w:cs="Times New Roman"/>
          <w:color w:val="000000" w:themeColor="text1"/>
          <w:sz w:val="21"/>
          <w:szCs w:val="21"/>
        </w:rPr>
        <w:t>account,info</w:t>
      </w:r>
      <w:proofErr w:type="gramEnd"/>
      <w:r w:rsidRPr="00BD0247">
        <w:rPr>
          <w:rFonts w:ascii="Times New Roman" w:hAnsi="Times New Roman" w:cs="Times New Roman"/>
          <w:color w:val="000000" w:themeColor="text1"/>
          <w:sz w:val="21"/>
          <w:szCs w:val="21"/>
        </w:rPr>
        <w:t>_file.fileName(),info,en_build_file::e_spic);</w:t>
      </w:r>
    </w:p>
    <w:p w14:paraId="7435B3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3FE88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w:t>
      </w:r>
    </w:p>
    <w:p w14:paraId="6DC7BB0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25F33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3938E0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info_file</w:t>
      </w:r>
      <w:proofErr w:type="spellEnd"/>
      <w:r w:rsidRPr="00BD0247">
        <w:rPr>
          <w:rFonts w:ascii="Times New Roman" w:hAnsi="Times New Roman" w:cs="Times New Roman"/>
          <w:color w:val="000000" w:themeColor="text1"/>
          <w:sz w:val="21"/>
          <w:szCs w:val="21"/>
        </w:rPr>
        <w:t>(info);</w:t>
      </w:r>
    </w:p>
    <w:p w14:paraId="560EA5C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w:t>
      </w:r>
      <w:proofErr w:type="gramStart"/>
      <w:r w:rsidRPr="00BD0247">
        <w:rPr>
          <w:rFonts w:ascii="Times New Roman" w:hAnsi="Times New Roman" w:cs="Times New Roman"/>
          <w:color w:val="000000" w:themeColor="text1"/>
          <w:sz w:val="21"/>
          <w:szCs w:val="21"/>
        </w:rPr>
        <w:t>account,info</w:t>
      </w:r>
      <w:proofErr w:type="gramEnd"/>
      <w:r w:rsidRPr="00BD0247">
        <w:rPr>
          <w:rFonts w:ascii="Times New Roman" w:hAnsi="Times New Roman" w:cs="Times New Roman"/>
          <w:color w:val="000000" w:themeColor="text1"/>
          <w:sz w:val="21"/>
          <w:szCs w:val="21"/>
        </w:rPr>
        <w:t>_file.fileName(),info,en_build_file::e_file);</w:t>
      </w:r>
    </w:p>
    <w:p w14:paraId="0AFAB7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F7004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7721B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F9305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添加好友请求</w:t>
      </w:r>
    </w:p>
    <w:p w14:paraId="1654738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fa_add_friend,this</w:t>
      </w:r>
      <w:proofErr w:type="spellEnd"/>
      <w:r w:rsidRPr="00BD0247">
        <w:rPr>
          <w:rFonts w:ascii="Times New Roman" w:hAnsi="Times New Roman" w:cs="Times New Roman"/>
          <w:color w:val="000000" w:themeColor="text1"/>
          <w:sz w:val="21"/>
          <w:szCs w:val="21"/>
        </w:rPr>
        <w:t>,</w:t>
      </w:r>
    </w:p>
    <w:p w14:paraId="40E1F5F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account){</w:t>
      </w:r>
    </w:p>
    <w:p w14:paraId="37A6B7D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ask_swap_add_friend</w:t>
      </w:r>
      <w:proofErr w:type="spellEnd"/>
      <w:r w:rsidRPr="00BD0247">
        <w:rPr>
          <w:rFonts w:ascii="Times New Roman" w:hAnsi="Times New Roman" w:cs="Times New Roman"/>
          <w:color w:val="000000" w:themeColor="text1"/>
          <w:sz w:val="21"/>
          <w:szCs w:val="21"/>
        </w:rPr>
        <w:t>(account);</w:t>
      </w:r>
    </w:p>
    <w:p w14:paraId="11E861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AF7A2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91F307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登陆</w:t>
      </w:r>
    </w:p>
    <w:p w14:paraId="2C937BF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fa_login,this</w:t>
      </w:r>
      <w:proofErr w:type="spellEnd"/>
      <w:r w:rsidRPr="00BD0247">
        <w:rPr>
          <w:rFonts w:ascii="Times New Roman" w:hAnsi="Times New Roman" w:cs="Times New Roman"/>
          <w:color w:val="000000" w:themeColor="text1"/>
          <w:sz w:val="21"/>
          <w:szCs w:val="21"/>
        </w:rPr>
        <w:t>,</w:t>
      </w:r>
    </w:p>
    <w:p w14:paraId="310826D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passwd){</w:t>
      </w:r>
    </w:p>
    <w:p w14:paraId="20C724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2CD626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(passwd)));</w:t>
      </w:r>
    </w:p>
    <w:p w14:paraId="6C441B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ask_login</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account,passwd</w:t>
      </w:r>
      <w:proofErr w:type="spellEnd"/>
      <w:proofErr w:type="gramEnd"/>
      <w:r w:rsidRPr="00BD0247">
        <w:rPr>
          <w:rFonts w:ascii="Times New Roman" w:hAnsi="Times New Roman" w:cs="Times New Roman"/>
          <w:color w:val="000000" w:themeColor="text1"/>
          <w:sz w:val="21"/>
          <w:szCs w:val="21"/>
        </w:rPr>
        <w:t>);</w:t>
      </w:r>
    </w:p>
    <w:p w14:paraId="0BF104A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4C70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8BA04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注册</w:t>
      </w:r>
    </w:p>
    <w:p w14:paraId="729067D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fa_register,this</w:t>
      </w:r>
      <w:proofErr w:type="spellEnd"/>
      <w:r w:rsidRPr="00BD0247">
        <w:rPr>
          <w:rFonts w:ascii="Times New Roman" w:hAnsi="Times New Roman" w:cs="Times New Roman"/>
          <w:color w:val="000000" w:themeColor="text1"/>
          <w:sz w:val="21"/>
          <w:szCs w:val="21"/>
        </w:rPr>
        <w:t>,</w:t>
      </w:r>
    </w:p>
    <w:p w14:paraId="28EC3E6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name,QString</w:t>
      </w:r>
      <w:proofErr w:type="spellEnd"/>
      <w:r w:rsidRPr="00BD0247">
        <w:rPr>
          <w:rFonts w:ascii="Times New Roman" w:hAnsi="Times New Roman" w:cs="Times New Roman"/>
          <w:color w:val="000000" w:themeColor="text1"/>
          <w:sz w:val="21"/>
          <w:szCs w:val="21"/>
        </w:rPr>
        <w:t xml:space="preserve"> passwd){</w:t>
      </w:r>
    </w:p>
    <w:p w14:paraId="0A21ED9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2A3EE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(name)));</w:t>
      </w:r>
    </w:p>
    <w:p w14:paraId="75F523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ask_register</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passwd,name</w:t>
      </w:r>
      <w:proofErr w:type="spellEnd"/>
      <w:proofErr w:type="gramEnd"/>
      <w:r w:rsidRPr="00BD0247">
        <w:rPr>
          <w:rFonts w:ascii="Times New Roman" w:hAnsi="Times New Roman" w:cs="Times New Roman"/>
          <w:color w:val="000000" w:themeColor="text1"/>
          <w:sz w:val="21"/>
          <w:szCs w:val="21"/>
        </w:rPr>
        <w:t>);</w:t>
      </w:r>
    </w:p>
    <w:p w14:paraId="584D352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4FD1E2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7B1AE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 </w:t>
      </w:r>
      <w:r w:rsidRPr="00BD0247">
        <w:rPr>
          <w:rFonts w:ascii="Times New Roman" w:hAnsi="Times New Roman" w:cs="Times New Roman"/>
          <w:color w:val="000000" w:themeColor="text1"/>
          <w:sz w:val="21"/>
          <w:szCs w:val="21"/>
        </w:rPr>
        <w:t>网络反馈</w:t>
      </w:r>
      <w:r w:rsidRPr="00BD0247">
        <w:rPr>
          <w:rFonts w:ascii="Times New Roman" w:hAnsi="Times New Roman" w:cs="Times New Roman"/>
          <w:color w:val="000000" w:themeColor="text1"/>
          <w:sz w:val="21"/>
          <w:szCs w:val="21"/>
        </w:rPr>
        <w:t xml:space="preserve"> =====</w:t>
      </w:r>
    </w:p>
    <w:p w14:paraId="16C4147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服务器响应</w:t>
      </w:r>
    </w:p>
    <w:p w14:paraId="7B51FF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w:t>
      </w:r>
      <w:proofErr w:type="gramStart"/>
      <w:r w:rsidRPr="00BD0247">
        <w:rPr>
          <w:rFonts w:ascii="Times New Roman" w:hAnsi="Times New Roman" w:cs="Times New Roman"/>
          <w:color w:val="000000" w:themeColor="text1"/>
          <w:sz w:val="21"/>
          <w:szCs w:val="21"/>
        </w:rPr>
        <w:t>net,&amp;</w:t>
      </w:r>
      <w:proofErr w:type="spellStart"/>
      <w:proofErr w:type="gramEnd"/>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fa_open,this</w:t>
      </w:r>
      <w:proofErr w:type="spellEnd"/>
      <w:r w:rsidRPr="00BD0247">
        <w:rPr>
          <w:rFonts w:ascii="Times New Roman" w:hAnsi="Times New Roman" w:cs="Times New Roman"/>
          <w:color w:val="000000" w:themeColor="text1"/>
          <w:sz w:val="21"/>
          <w:szCs w:val="21"/>
        </w:rPr>
        <w:t>,[=](){</w:t>
      </w:r>
    </w:p>
    <w:p w14:paraId="13C115E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w:t>
      </w:r>
      <w:proofErr w:type="spellEnd"/>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7170F00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B59C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63938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w:t>
      </w:r>
      <w:proofErr w:type="gramStart"/>
      <w:r w:rsidRPr="00BD0247">
        <w:rPr>
          <w:rFonts w:ascii="Times New Roman" w:hAnsi="Times New Roman" w:cs="Times New Roman"/>
          <w:color w:val="000000" w:themeColor="text1"/>
          <w:sz w:val="21"/>
          <w:szCs w:val="21"/>
        </w:rPr>
        <w:t>net,&amp;</w:t>
      </w:r>
      <w:proofErr w:type="spellStart"/>
      <w:proofErr w:type="gramEnd"/>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fa_close,this</w:t>
      </w:r>
      <w:proofErr w:type="spellEnd"/>
      <w:r w:rsidRPr="00BD0247">
        <w:rPr>
          <w:rFonts w:ascii="Times New Roman" w:hAnsi="Times New Roman" w:cs="Times New Roman"/>
          <w:color w:val="000000" w:themeColor="text1"/>
          <w:sz w:val="21"/>
          <w:szCs w:val="21"/>
        </w:rPr>
        <w:t>,[=](){</w:t>
      </w:r>
    </w:p>
    <w:p w14:paraId="2C3264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lastRenderedPageBreak/>
        <w:t xml:space="preserve">        </w:t>
      </w:r>
      <w:proofErr w:type="spell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w:t>
      </w:r>
      <w:proofErr w:type="spellEnd"/>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2439E9A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CC503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网络连接断开</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确认并重新连接</w:t>
      </w:r>
      <w:r w:rsidRPr="00BD0247">
        <w:rPr>
          <w:rFonts w:ascii="Times New Roman" w:hAnsi="Times New Roman" w:cs="Times New Roman"/>
          <w:color w:val="000000" w:themeColor="text1"/>
          <w:sz w:val="21"/>
          <w:szCs w:val="21"/>
        </w:rPr>
        <w:t>]");</w:t>
      </w:r>
    </w:p>
    <w:p w14:paraId="0D245E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proofErr w:type="gramEnd"/>
      <w:r w:rsidRPr="00BD0247">
        <w:rPr>
          <w:rFonts w:ascii="Times New Roman" w:hAnsi="Times New Roman" w:cs="Times New Roman"/>
          <w:color w:val="000000" w:themeColor="text1"/>
          <w:sz w:val="21"/>
          <w:szCs w:val="21"/>
        </w:rPr>
        <w:t>();</w:t>
      </w:r>
    </w:p>
    <w:p w14:paraId="4741B1A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dia.get_</w:t>
      </w:r>
      <w:proofErr w:type="gramStart"/>
      <w:r w:rsidRPr="00BD0247">
        <w:rPr>
          <w:rFonts w:ascii="Times New Roman" w:hAnsi="Times New Roman" w:cs="Times New Roman"/>
          <w:color w:val="000000" w:themeColor="text1"/>
          <w:sz w:val="21"/>
          <w:szCs w:val="21"/>
        </w:rPr>
        <w:t>status</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3E48D75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open_connect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ip,port</w:t>
      </w:r>
      <w:proofErr w:type="spellEnd"/>
      <w:r w:rsidRPr="00BD0247">
        <w:rPr>
          <w:rFonts w:ascii="Times New Roman" w:hAnsi="Times New Roman" w:cs="Times New Roman"/>
          <w:color w:val="000000" w:themeColor="text1"/>
          <w:sz w:val="21"/>
          <w:szCs w:val="21"/>
        </w:rPr>
        <w:t>); }</w:t>
      </w:r>
    </w:p>
    <w:p w14:paraId="0B79FAA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 exit</w:t>
      </w:r>
      <w:proofErr w:type="gramEnd"/>
      <w:r w:rsidRPr="00BD0247">
        <w:rPr>
          <w:rFonts w:ascii="Times New Roman" w:hAnsi="Times New Roman" w:cs="Times New Roman"/>
          <w:color w:val="000000" w:themeColor="text1"/>
          <w:sz w:val="21"/>
          <w:szCs w:val="21"/>
        </w:rPr>
        <w:t>(-1); }</w:t>
      </w:r>
    </w:p>
    <w:p w14:paraId="619093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27E65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1A49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fa_register_back,this</w:t>
      </w:r>
      <w:proofErr w:type="spellEnd"/>
      <w:r w:rsidRPr="00BD0247">
        <w:rPr>
          <w:rFonts w:ascii="Times New Roman" w:hAnsi="Times New Roman" w:cs="Times New Roman"/>
          <w:color w:val="000000" w:themeColor="text1"/>
          <w:sz w:val="21"/>
          <w:szCs w:val="21"/>
        </w:rPr>
        <w:t>,</w:t>
      </w:r>
    </w:p>
    <w:p w14:paraId="7981FFF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0B44FF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103B1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35CE83D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show_register_back</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ok,account</w:t>
      </w:r>
      <w:proofErr w:type="spellEnd"/>
      <w:proofErr w:type="gramEnd"/>
      <w:r w:rsidRPr="00BD0247">
        <w:rPr>
          <w:rFonts w:ascii="Times New Roman" w:hAnsi="Times New Roman" w:cs="Times New Roman"/>
          <w:color w:val="000000" w:themeColor="text1"/>
          <w:sz w:val="21"/>
          <w:szCs w:val="21"/>
        </w:rPr>
        <w:t>);</w:t>
      </w:r>
    </w:p>
    <w:p w14:paraId="4EA5349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2E02C8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D18E1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fa_login_back,this</w:t>
      </w:r>
      <w:proofErr w:type="spellEnd"/>
      <w:r w:rsidRPr="00BD0247">
        <w:rPr>
          <w:rFonts w:ascii="Times New Roman" w:hAnsi="Times New Roman" w:cs="Times New Roman"/>
          <w:color w:val="000000" w:themeColor="text1"/>
          <w:sz w:val="21"/>
          <w:szCs w:val="21"/>
        </w:rPr>
        <w:t>,</w:t>
      </w:r>
    </w:p>
    <w:p w14:paraId="1E7F92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1F1BC2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6F13EA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6FFD47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62B7CFE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40B06BC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2359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登录失败</w:t>
      </w:r>
      <w:r w:rsidRPr="00BD0247">
        <w:rPr>
          <w:rFonts w:ascii="Times New Roman" w:hAnsi="Times New Roman" w:cs="Times New Roman"/>
          <w:color w:val="000000" w:themeColor="text1"/>
          <w:sz w:val="21"/>
          <w:szCs w:val="21"/>
        </w:rPr>
        <w:t>[</w:t>
      </w:r>
      <w:proofErr w:type="gramStart"/>
      <w:r w:rsidRPr="00BD0247">
        <w:rPr>
          <w:rFonts w:ascii="Times New Roman" w:hAnsi="Times New Roman" w:cs="Times New Roman"/>
          <w:color w:val="000000" w:themeColor="text1"/>
          <w:sz w:val="21"/>
          <w:szCs w:val="21"/>
        </w:rPr>
        <w:t>帐号</w:t>
      </w:r>
      <w:proofErr w:type="gramEnd"/>
      <w:r w:rsidRPr="00BD0247">
        <w:rPr>
          <w:rFonts w:ascii="Times New Roman" w:hAnsi="Times New Roman" w:cs="Times New Roman"/>
          <w:color w:val="000000" w:themeColor="text1"/>
          <w:sz w:val="21"/>
          <w:szCs w:val="21"/>
        </w:rPr>
        <w:t>或者密码错误</w:t>
      </w:r>
      <w:r w:rsidRPr="00BD0247">
        <w:rPr>
          <w:rFonts w:ascii="Times New Roman" w:hAnsi="Times New Roman" w:cs="Times New Roman"/>
          <w:color w:val="000000" w:themeColor="text1"/>
          <w:sz w:val="21"/>
          <w:szCs w:val="21"/>
        </w:rPr>
        <w:t>]");</w:t>
      </w:r>
    </w:p>
    <w:p w14:paraId="261A5F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proofErr w:type="gramEnd"/>
      <w:r w:rsidRPr="00BD0247">
        <w:rPr>
          <w:rFonts w:ascii="Times New Roman" w:hAnsi="Times New Roman" w:cs="Times New Roman"/>
          <w:color w:val="000000" w:themeColor="text1"/>
          <w:sz w:val="21"/>
          <w:szCs w:val="21"/>
        </w:rPr>
        <w:t>();</w:t>
      </w:r>
    </w:p>
    <w:p w14:paraId="5CD02B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929EB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840C19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74FE3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fa_logout_back,this</w:t>
      </w:r>
      <w:proofErr w:type="spellEnd"/>
      <w:r w:rsidRPr="00BD0247">
        <w:rPr>
          <w:rFonts w:ascii="Times New Roman" w:hAnsi="Times New Roman" w:cs="Times New Roman"/>
          <w:color w:val="000000" w:themeColor="text1"/>
          <w:sz w:val="21"/>
          <w:szCs w:val="21"/>
        </w:rPr>
        <w:t>,</w:t>
      </w:r>
    </w:p>
    <w:p w14:paraId="1EC7173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56D32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ED76E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29A61A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w:t>
      </w:r>
      <w:proofErr w:type="gramStart"/>
      <w:r w:rsidRPr="00BD0247">
        <w:rPr>
          <w:rFonts w:ascii="Times New Roman" w:hAnsi="Times New Roman" w:cs="Times New Roman"/>
          <w:color w:val="000000" w:themeColor="text1"/>
          <w:sz w:val="21"/>
          <w:szCs w:val="21"/>
        </w:rPr>
        <w:t>connect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644908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0E173E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4277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fa_recover_passwd_back,this</w:t>
      </w:r>
      <w:proofErr w:type="spellEnd"/>
      <w:r w:rsidRPr="00BD0247">
        <w:rPr>
          <w:rFonts w:ascii="Times New Roman" w:hAnsi="Times New Roman" w:cs="Times New Roman"/>
          <w:color w:val="000000" w:themeColor="text1"/>
          <w:sz w:val="21"/>
          <w:szCs w:val="21"/>
        </w:rPr>
        <w:t>,</w:t>
      </w:r>
    </w:p>
    <w:p w14:paraId="3A54B43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5E91743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D247F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4C4CA36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w:t>
      </w:r>
      <w:proofErr w:type="gramStart"/>
      <w:r w:rsidRPr="00BD0247">
        <w:rPr>
          <w:rFonts w:ascii="Times New Roman" w:hAnsi="Times New Roman" w:cs="Times New Roman"/>
          <w:color w:val="000000" w:themeColor="text1"/>
          <w:sz w:val="21"/>
          <w:szCs w:val="21"/>
        </w:rPr>
        <w:t>connect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33258D5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2AD3F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575D9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fa_friends_list_back,this</w:t>
      </w:r>
      <w:proofErr w:type="spellEnd"/>
      <w:r w:rsidRPr="00BD0247">
        <w:rPr>
          <w:rFonts w:ascii="Times New Roman" w:hAnsi="Times New Roman" w:cs="Times New Roman"/>
          <w:color w:val="000000" w:themeColor="text1"/>
          <w:sz w:val="21"/>
          <w:szCs w:val="21"/>
        </w:rPr>
        <w:t>,</w:t>
      </w:r>
    </w:p>
    <w:p w14:paraId="31AD206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QMap</w:t>
      </w:r>
      <w:proofErr w:type="spellEnd"/>
      <w:r w:rsidRPr="00BD0247">
        <w:rPr>
          <w:rFonts w:ascii="Times New Roman" w:hAnsi="Times New Roman" w:cs="Times New Roman"/>
          <w:color w:val="000000" w:themeColor="text1"/>
          <w:sz w:val="21"/>
          <w:szCs w:val="21"/>
        </w:rPr>
        <w:t xml:space="preserve">&lt;long </w:t>
      </w:r>
      <w:proofErr w:type="spellStart"/>
      <w:r w:rsidRPr="00BD0247">
        <w:rPr>
          <w:rFonts w:ascii="Times New Roman" w:hAnsi="Times New Roman" w:cs="Times New Roman"/>
          <w:color w:val="000000" w:themeColor="text1"/>
          <w:sz w:val="21"/>
          <w:szCs w:val="21"/>
        </w:rPr>
        <w:t>long,string</w:t>
      </w:r>
      <w:proofErr w:type="spellEnd"/>
      <w:r w:rsidRPr="00BD0247">
        <w:rPr>
          <w:rFonts w:ascii="Times New Roman" w:hAnsi="Times New Roman" w:cs="Times New Roman"/>
          <w:color w:val="000000" w:themeColor="text1"/>
          <w:sz w:val="21"/>
          <w:szCs w:val="21"/>
        </w:rPr>
        <w:t>&gt; map){</w:t>
      </w:r>
    </w:p>
    <w:p w14:paraId="59BFCC2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E07E6B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第一次进入时的窗口状态切换</w:t>
      </w:r>
    </w:p>
    <w:p w14:paraId="002B89B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proofErr w:type="gramStart"/>
      <w:r w:rsidRPr="00BD0247">
        <w:rPr>
          <w:rFonts w:ascii="Times New Roman" w:hAnsi="Times New Roman" w:cs="Times New Roman"/>
          <w:color w:val="000000" w:themeColor="text1"/>
          <w:sz w:val="21"/>
          <w:szCs w:val="21"/>
        </w:rPr>
        <w:t>isHidden</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 false)</w:t>
      </w:r>
    </w:p>
    <w:p w14:paraId="214F465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94B348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set_account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w:t>
      </w:r>
      <w:proofErr w:type="gramStart"/>
      <w:r w:rsidRPr="00BD0247">
        <w:rPr>
          <w:rFonts w:ascii="Times New Roman" w:hAnsi="Times New Roman" w:cs="Times New Roman"/>
          <w:color w:val="000000" w:themeColor="text1"/>
          <w:sz w:val="21"/>
          <w:szCs w:val="21"/>
        </w:rPr>
        <w:t>account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552BFA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-&gt;move(</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pos(</w:t>
      </w:r>
      <w:proofErr w:type="gramEnd"/>
      <w:r w:rsidRPr="00BD0247">
        <w:rPr>
          <w:rFonts w:ascii="Times New Roman" w:hAnsi="Times New Roman" w:cs="Times New Roman"/>
          <w:color w:val="000000" w:themeColor="text1"/>
          <w:sz w:val="21"/>
          <w:szCs w:val="21"/>
        </w:rPr>
        <w:t>));</w:t>
      </w:r>
    </w:p>
    <w:p w14:paraId="13354B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close(</w:t>
      </w:r>
      <w:proofErr w:type="gramEnd"/>
      <w:r w:rsidRPr="00BD0247">
        <w:rPr>
          <w:rFonts w:ascii="Times New Roman" w:hAnsi="Times New Roman" w:cs="Times New Roman"/>
          <w:color w:val="000000" w:themeColor="text1"/>
          <w:sz w:val="21"/>
          <w:szCs w:val="21"/>
        </w:rPr>
        <w:t>);</w:t>
      </w:r>
    </w:p>
    <w:p w14:paraId="7E93C4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5DE2B0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2514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into_friends</w:t>
      </w:r>
      <w:proofErr w:type="spellEnd"/>
      <w:r w:rsidRPr="00BD0247">
        <w:rPr>
          <w:rFonts w:ascii="Times New Roman" w:hAnsi="Times New Roman" w:cs="Times New Roman"/>
          <w:color w:val="000000" w:themeColor="text1"/>
          <w:sz w:val="21"/>
          <w:szCs w:val="21"/>
        </w:rPr>
        <w:t>(map);</w:t>
      </w:r>
    </w:p>
    <w:p w14:paraId="248095D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show(</w:t>
      </w:r>
      <w:proofErr w:type="gramEnd"/>
      <w:r w:rsidRPr="00BD0247">
        <w:rPr>
          <w:rFonts w:ascii="Times New Roman" w:hAnsi="Times New Roman" w:cs="Times New Roman"/>
          <w:color w:val="000000" w:themeColor="text1"/>
          <w:sz w:val="21"/>
          <w:szCs w:val="21"/>
        </w:rPr>
        <w:t>);</w:t>
      </w:r>
    </w:p>
    <w:p w14:paraId="7400362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729B3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5E89B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fa_add_ret_back,this</w:t>
      </w:r>
      <w:proofErr w:type="spellEnd"/>
      <w:r w:rsidRPr="00BD0247">
        <w:rPr>
          <w:rFonts w:ascii="Times New Roman" w:hAnsi="Times New Roman" w:cs="Times New Roman"/>
          <w:color w:val="000000" w:themeColor="text1"/>
          <w:sz w:val="21"/>
          <w:szCs w:val="21"/>
        </w:rPr>
        <w:t>,</w:t>
      </w:r>
    </w:p>
    <w:p w14:paraId="67AD3E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ok,bool</w:t>
      </w:r>
      <w:proofErr w:type="spellEnd"/>
      <w:r w:rsidRPr="00BD0247">
        <w:rPr>
          <w:rFonts w:ascii="Times New Roman" w:hAnsi="Times New Roman" w:cs="Times New Roman"/>
          <w:color w:val="000000" w:themeColor="text1"/>
          <w:sz w:val="21"/>
          <w:szCs w:val="21"/>
        </w:rPr>
        <w:t xml:space="preserve"> self){</w:t>
      </w:r>
    </w:p>
    <w:p w14:paraId="7C37C54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self == true) {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029808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1D9318B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F28F6B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w:t>
      </w:r>
    </w:p>
    <w:p w14:paraId="518D6B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 info = "</w:t>
      </w:r>
      <w:r w:rsidRPr="00BD0247">
        <w:rPr>
          <w:rFonts w:ascii="Times New Roman" w:hAnsi="Times New Roman" w:cs="Times New Roman"/>
          <w:color w:val="000000" w:themeColor="text1"/>
          <w:sz w:val="21"/>
          <w:szCs w:val="21"/>
        </w:rPr>
        <w:t>成功添加账号</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396B711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 info = "</w:t>
      </w:r>
      <w:r w:rsidRPr="00BD0247">
        <w:rPr>
          <w:rFonts w:ascii="Times New Roman" w:hAnsi="Times New Roman" w:cs="Times New Roman"/>
          <w:color w:val="000000" w:themeColor="text1"/>
          <w:sz w:val="21"/>
          <w:szCs w:val="21"/>
        </w:rPr>
        <w:t>对方不同意添加为好友</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69DECF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temp(info);</w:t>
      </w:r>
    </w:p>
    <w:p w14:paraId="23D6F81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proofErr w:type="gramEnd"/>
      <w:r w:rsidRPr="00BD0247">
        <w:rPr>
          <w:rFonts w:ascii="Times New Roman" w:hAnsi="Times New Roman" w:cs="Times New Roman"/>
          <w:color w:val="000000" w:themeColor="text1"/>
          <w:sz w:val="21"/>
          <w:szCs w:val="21"/>
        </w:rPr>
        <w:t>();</w:t>
      </w:r>
    </w:p>
    <w:p w14:paraId="08F948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4DFA8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7091F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C08F9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4C92B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A515A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交换函数</w:t>
      </w:r>
    </w:p>
    <w:p w14:paraId="433C70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fa_swap_txt,this</w:t>
      </w:r>
      <w:proofErr w:type="spellEnd"/>
      <w:r w:rsidRPr="00BD0247">
        <w:rPr>
          <w:rFonts w:ascii="Times New Roman" w:hAnsi="Times New Roman" w:cs="Times New Roman"/>
          <w:color w:val="000000" w:themeColor="text1"/>
          <w:sz w:val="21"/>
          <w:szCs w:val="21"/>
        </w:rPr>
        <w:t>,</w:t>
      </w:r>
    </w:p>
    <w:p w14:paraId="00BD46D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txt){</w:t>
      </w:r>
    </w:p>
    <w:p w14:paraId="78548E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E925B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(txt)));//</w:t>
      </w:r>
    </w:p>
    <w:p w14:paraId="3158F0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into_news</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en_</w:t>
      </w:r>
      <w:proofErr w:type="gramStart"/>
      <w:r w:rsidRPr="00BD0247">
        <w:rPr>
          <w:rFonts w:ascii="Times New Roman" w:hAnsi="Times New Roman" w:cs="Times New Roman"/>
          <w:color w:val="000000" w:themeColor="text1"/>
          <w:sz w:val="21"/>
          <w:szCs w:val="21"/>
        </w:rPr>
        <w:t>info</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e_send_txt,account_from,txt</w:t>
      </w:r>
      <w:proofErr w:type="spellEnd"/>
      <w:r w:rsidRPr="00BD0247">
        <w:rPr>
          <w:rFonts w:ascii="Times New Roman" w:hAnsi="Times New Roman" w:cs="Times New Roman"/>
          <w:color w:val="000000" w:themeColor="text1"/>
          <w:sz w:val="21"/>
          <w:szCs w:val="21"/>
        </w:rPr>
        <w:t>);</w:t>
      </w:r>
    </w:p>
    <w:p w14:paraId="3C1773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B2DE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B0EDB8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fa_swap_add_friend,this</w:t>
      </w:r>
      <w:proofErr w:type="spellEnd"/>
      <w:r w:rsidRPr="00BD0247">
        <w:rPr>
          <w:rFonts w:ascii="Times New Roman" w:hAnsi="Times New Roman" w:cs="Times New Roman"/>
          <w:color w:val="000000" w:themeColor="text1"/>
          <w:sz w:val="21"/>
          <w:szCs w:val="21"/>
        </w:rPr>
        <w:t>,</w:t>
      </w:r>
    </w:p>
    <w:p w14:paraId="3408634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w:t>
      </w:r>
    </w:p>
    <w:p w14:paraId="40D6165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w:t>
      </w:r>
      <w:r w:rsidRPr="00BD0247">
        <w:rPr>
          <w:rFonts w:ascii="Times New Roman" w:hAnsi="Times New Roman" w:cs="Times New Roman"/>
          <w:color w:val="000000" w:themeColor="text1"/>
          <w:sz w:val="21"/>
          <w:szCs w:val="21"/>
        </w:rPr>
        <w:t>同意添加</w:t>
      </w:r>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 ]</w:t>
      </w:r>
      <w:r w:rsidRPr="00BD0247">
        <w:rPr>
          <w:rFonts w:ascii="Times New Roman" w:hAnsi="Times New Roman" w:cs="Times New Roman"/>
          <w:color w:val="000000" w:themeColor="text1"/>
          <w:sz w:val="21"/>
          <w:szCs w:val="21"/>
        </w:rPr>
        <w:t>为好友吗</w:t>
      </w:r>
      <w:r w:rsidRPr="00BD0247">
        <w:rPr>
          <w:rFonts w:ascii="Times New Roman" w:hAnsi="Times New Roman" w:cs="Times New Roman"/>
          <w:color w:val="000000" w:themeColor="text1"/>
          <w:sz w:val="21"/>
          <w:szCs w:val="21"/>
        </w:rPr>
        <w:t>";</w:t>
      </w:r>
    </w:p>
    <w:p w14:paraId="7023657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temp(info);</w:t>
      </w:r>
    </w:p>
    <w:p w14:paraId="18F75A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proofErr w:type="gramEnd"/>
      <w:r w:rsidRPr="00BD0247">
        <w:rPr>
          <w:rFonts w:ascii="Times New Roman" w:hAnsi="Times New Roman" w:cs="Times New Roman"/>
          <w:color w:val="000000" w:themeColor="text1"/>
          <w:sz w:val="21"/>
          <w:szCs w:val="21"/>
        </w:rPr>
        <w:t>();</w:t>
      </w:r>
    </w:p>
    <w:p w14:paraId="644928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ask_add_ret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w:t>
      </w:r>
      <w:proofErr w:type="gramStart"/>
      <w:r w:rsidRPr="00BD0247">
        <w:rPr>
          <w:rFonts w:ascii="Times New Roman" w:hAnsi="Times New Roman" w:cs="Times New Roman"/>
          <w:color w:val="000000" w:themeColor="text1"/>
          <w:sz w:val="21"/>
          <w:szCs w:val="21"/>
        </w:rPr>
        <w:t>from,temp.get</w:t>
      </w:r>
      <w:proofErr w:type="gramEnd"/>
      <w:r w:rsidRPr="00BD0247">
        <w:rPr>
          <w:rFonts w:ascii="Times New Roman" w:hAnsi="Times New Roman" w:cs="Times New Roman"/>
          <w:color w:val="000000" w:themeColor="text1"/>
          <w:sz w:val="21"/>
          <w:szCs w:val="21"/>
        </w:rPr>
        <w:t>_status</w:t>
      </w:r>
      <w:proofErr w:type="spellEnd"/>
      <w:r w:rsidRPr="00BD0247">
        <w:rPr>
          <w:rFonts w:ascii="Times New Roman" w:hAnsi="Times New Roman" w:cs="Times New Roman"/>
          <w:color w:val="000000" w:themeColor="text1"/>
          <w:sz w:val="21"/>
          <w:szCs w:val="21"/>
        </w:rPr>
        <w:t>());</w:t>
      </w:r>
    </w:p>
    <w:p w14:paraId="65A0131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90A50F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BD1299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fa_swap_build,this</w:t>
      </w:r>
      <w:proofErr w:type="spellEnd"/>
      <w:r w:rsidRPr="00BD0247">
        <w:rPr>
          <w:rFonts w:ascii="Times New Roman" w:hAnsi="Times New Roman" w:cs="Times New Roman"/>
          <w:color w:val="000000" w:themeColor="text1"/>
          <w:sz w:val="21"/>
          <w:szCs w:val="21"/>
        </w:rPr>
        <w:t>,</w:t>
      </w:r>
    </w:p>
    <w:p w14:paraId="1235442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type){</w:t>
      </w:r>
    </w:p>
    <w:p w14:paraId="208330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3F8E1D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DFDDF7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7275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(filename)));//</w:t>
      </w:r>
    </w:p>
    <w:p w14:paraId="150817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e_send_file,account_from,filename);</w:t>
      </w:r>
    </w:p>
    <w:p w14:paraId="726FC7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55621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3EA1B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1CE2F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fa_swap_file_finish,this</w:t>
      </w:r>
      <w:proofErr w:type="spellEnd"/>
      <w:r w:rsidRPr="00BD0247">
        <w:rPr>
          <w:rFonts w:ascii="Times New Roman" w:hAnsi="Times New Roman" w:cs="Times New Roman"/>
          <w:color w:val="000000" w:themeColor="text1"/>
          <w:sz w:val="21"/>
          <w:szCs w:val="21"/>
        </w:rPr>
        <w:t>,</w:t>
      </w:r>
    </w:p>
    <w:p w14:paraId="1E0C111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4FF8F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E703CF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2DF45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A6A652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3EB6CB2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059B7B8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38DF53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82AFA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::e_spic)</w:t>
      </w:r>
    </w:p>
    <w:p w14:paraId="3298A8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v</w:t>
      </w:r>
      <w:proofErr w:type="gramEnd"/>
      <w:r w:rsidRPr="00BD0247">
        <w:rPr>
          <w:rFonts w:ascii="Times New Roman" w:hAnsi="Times New Roman" w:cs="Times New Roman"/>
          <w:color w:val="000000" w:themeColor="text1"/>
          <w:sz w:val="21"/>
          <w:szCs w:val="21"/>
        </w:rPr>
        <w:t>_friends_list-&gt;into_news(en_info::e_send_pic,account_from,filename); }</w:t>
      </w:r>
    </w:p>
    <w:p w14:paraId="258052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E9DA5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146AB77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D0C307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ACD4F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fa_swap_file_ret,this</w:t>
      </w:r>
      <w:proofErr w:type="spellEnd"/>
      <w:r w:rsidRPr="00BD0247">
        <w:rPr>
          <w:rFonts w:ascii="Times New Roman" w:hAnsi="Times New Roman" w:cs="Times New Roman"/>
          <w:color w:val="000000" w:themeColor="text1"/>
          <w:sz w:val="21"/>
          <w:szCs w:val="21"/>
        </w:rPr>
        <w:t>,</w:t>
      </w:r>
    </w:p>
    <w:p w14:paraId="7C740D3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0B2B8A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06E93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4D176E2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EAEB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4D5578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62F230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003D3E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89E42E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7A79F70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407B9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762DA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fa_swap_error,this</w:t>
      </w:r>
      <w:proofErr w:type="spellEnd"/>
      <w:r w:rsidRPr="00BD0247">
        <w:rPr>
          <w:rFonts w:ascii="Times New Roman" w:hAnsi="Times New Roman" w:cs="Times New Roman"/>
          <w:color w:val="000000" w:themeColor="text1"/>
          <w:sz w:val="21"/>
          <w:szCs w:val="21"/>
        </w:rPr>
        <w:t>,</w:t>
      </w:r>
    </w:p>
    <w:p w14:paraId="1675A7F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account_from,en_swap_error</w:t>
      </w:r>
      <w:proofErr w:type="spellEnd"/>
      <w:r w:rsidRPr="00BD0247">
        <w:rPr>
          <w:rFonts w:ascii="Times New Roman" w:hAnsi="Times New Roman" w:cs="Times New Roman"/>
          <w:color w:val="000000" w:themeColor="text1"/>
          <w:sz w:val="21"/>
          <w:szCs w:val="21"/>
        </w:rPr>
        <w:t xml:space="preserve"> err){</w:t>
      </w:r>
    </w:p>
    <w:p w14:paraId="3ABA72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C1873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(err));//</w:t>
      </w:r>
    </w:p>
    <w:p w14:paraId="246D1C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8E66F1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405B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fa_prog_send,this</w:t>
      </w:r>
      <w:proofErr w:type="spellEnd"/>
      <w:r w:rsidRPr="00BD0247">
        <w:rPr>
          <w:rFonts w:ascii="Times New Roman" w:hAnsi="Times New Roman" w:cs="Times New Roman"/>
          <w:color w:val="000000" w:themeColor="text1"/>
          <w:sz w:val="21"/>
          <w:szCs w:val="21"/>
        </w:rPr>
        <w:t>,</w:t>
      </w:r>
    </w:p>
    <w:p w14:paraId="3EF6084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7FA7E0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658EF7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7CE781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gramStart"/>
      <w:r w:rsidRPr="00BD0247">
        <w:rPr>
          <w:rFonts w:ascii="Times New Roman" w:hAnsi="Times New Roman" w:cs="Times New Roman"/>
          <w:color w:val="000000" w:themeColor="text1"/>
          <w:sz w:val="21"/>
          <w:szCs w:val="21"/>
        </w:rPr>
        <w:t>QString::</w:t>
      </w:r>
      <w:proofErr w:type="gramEnd"/>
      <w:r w:rsidRPr="00BD0247">
        <w:rPr>
          <w:rFonts w:ascii="Times New Roman" w:hAnsi="Times New Roman" w:cs="Times New Roman"/>
          <w:color w:val="000000" w:themeColor="text1"/>
          <w:sz w:val="21"/>
          <w:szCs w:val="21"/>
        </w:rPr>
        <w:t>number(now)+"##0";</w:t>
      </w:r>
    </w:p>
    <w:p w14:paraId="585EBF3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45DBA80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CA14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170D63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fa_prog_recv,this</w:t>
      </w:r>
      <w:proofErr w:type="spellEnd"/>
      <w:r w:rsidRPr="00BD0247">
        <w:rPr>
          <w:rFonts w:ascii="Times New Roman" w:hAnsi="Times New Roman" w:cs="Times New Roman"/>
          <w:color w:val="000000" w:themeColor="text1"/>
          <w:sz w:val="21"/>
          <w:szCs w:val="21"/>
        </w:rPr>
        <w:t>,</w:t>
      </w:r>
    </w:p>
    <w:p w14:paraId="40D720D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181309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D60855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6AE713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gramStart"/>
      <w:r w:rsidRPr="00BD0247">
        <w:rPr>
          <w:rFonts w:ascii="Times New Roman" w:hAnsi="Times New Roman" w:cs="Times New Roman"/>
          <w:color w:val="000000" w:themeColor="text1"/>
          <w:sz w:val="21"/>
          <w:szCs w:val="21"/>
        </w:rPr>
        <w:t>QString::</w:t>
      </w:r>
      <w:proofErr w:type="gramEnd"/>
      <w:r w:rsidRPr="00BD0247">
        <w:rPr>
          <w:rFonts w:ascii="Times New Roman" w:hAnsi="Times New Roman" w:cs="Times New Roman"/>
          <w:color w:val="000000" w:themeColor="text1"/>
          <w:sz w:val="21"/>
          <w:szCs w:val="21"/>
        </w:rPr>
        <w:t>number(now)+"##0";</w:t>
      </w:r>
    </w:p>
    <w:p w14:paraId="3DEA7D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67DDBDC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E9631BB" w14:textId="77777777" w:rsidR="00BD0247" w:rsidRDefault="00BD0247" w:rsidP="00BD0247">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70DE841" w14:textId="77777777" w:rsidR="008B4AB2" w:rsidRDefault="00BD0247" w:rsidP="00BD0247">
      <w:pPr>
        <w:ind w:firstLine="480"/>
      </w:pPr>
      <w:r>
        <w:rPr>
          <w:rFonts w:hint="eastAsia"/>
        </w:rPr>
        <w:t>客户端的任务代码转发部分主要是由</w:t>
      </w:r>
      <w:r>
        <w:rPr>
          <w:rFonts w:hint="eastAsia"/>
        </w:rPr>
        <w:t>Qt</w:t>
      </w:r>
      <w:r>
        <w:rPr>
          <w:rFonts w:hint="eastAsia"/>
        </w:rPr>
        <w:t>的</w:t>
      </w:r>
      <w:r>
        <w:rPr>
          <w:rFonts w:hint="eastAsia"/>
        </w:rPr>
        <w:t>UI</w:t>
      </w:r>
      <w:r>
        <w:rPr>
          <w:rFonts w:hint="eastAsia"/>
        </w:rPr>
        <w:t>界面线程到</w:t>
      </w:r>
      <w:r w:rsidR="00AC32E5">
        <w:rPr>
          <w:rFonts w:hint="eastAsia"/>
        </w:rPr>
        <w:t>网络连接线程的数据转发与任务封装。</w:t>
      </w:r>
    </w:p>
    <w:p w14:paraId="1E1CC1CD" w14:textId="69D4801A" w:rsidR="00BD0247" w:rsidRDefault="00AC32E5" w:rsidP="00BD0247">
      <w:pPr>
        <w:ind w:firstLine="480"/>
      </w:pPr>
      <w:r>
        <w:rPr>
          <w:rFonts w:hint="eastAsia"/>
        </w:rPr>
        <w:t>在</w:t>
      </w:r>
      <w:r>
        <w:rPr>
          <w:rFonts w:hint="eastAsia"/>
        </w:rPr>
        <w:t>GUI</w:t>
      </w:r>
      <w:r>
        <w:rPr>
          <w:rFonts w:hint="eastAsia"/>
        </w:rPr>
        <w:t>程序中，由于</w:t>
      </w:r>
      <w:r>
        <w:rPr>
          <w:rFonts w:hint="eastAsia"/>
        </w:rPr>
        <w:t>Widget</w:t>
      </w:r>
      <w:r>
        <w:rPr>
          <w:rFonts w:hint="eastAsia"/>
        </w:rPr>
        <w:t>类组件事件循环中等待，网络连接线程直接操控</w:t>
      </w:r>
      <w:r>
        <w:rPr>
          <w:rFonts w:hint="eastAsia"/>
        </w:rPr>
        <w:t>Widget</w:t>
      </w:r>
      <w:r>
        <w:rPr>
          <w:rFonts w:hint="eastAsia"/>
        </w:rPr>
        <w:t>类组件会使得程序直接崩溃，必须通过</w:t>
      </w:r>
      <w:r>
        <w:rPr>
          <w:rFonts w:hint="eastAsia"/>
        </w:rPr>
        <w:t>Qt</w:t>
      </w:r>
      <w:r>
        <w:rPr>
          <w:rFonts w:hint="eastAsia"/>
        </w:rPr>
        <w:t>的</w:t>
      </w:r>
      <w:r>
        <w:rPr>
          <w:rFonts w:hint="eastAsia"/>
        </w:rPr>
        <w:t>connect</w:t>
      </w:r>
      <w:r>
        <w:rPr>
          <w:rFonts w:hint="eastAsia"/>
        </w:rPr>
        <w:t>信号转发，或者自定义事件触发事件循环才可以将网络线程的数据发送到</w:t>
      </w:r>
      <w:r>
        <w:rPr>
          <w:rFonts w:hint="eastAsia"/>
        </w:rPr>
        <w:t>GUI</w:t>
      </w:r>
      <w:r>
        <w:rPr>
          <w:rFonts w:hint="eastAsia"/>
        </w:rPr>
        <w:t>线程。客户端任务转发部分代码就是</w:t>
      </w:r>
      <w:r>
        <w:rPr>
          <w:rFonts w:hint="eastAsia"/>
        </w:rPr>
        <w:t>Qt</w:t>
      </w:r>
      <w:r>
        <w:rPr>
          <w:rFonts w:hint="eastAsia"/>
        </w:rPr>
        <w:t>主</w:t>
      </w:r>
      <w:proofErr w:type="gramStart"/>
      <w:r>
        <w:rPr>
          <w:rFonts w:hint="eastAsia"/>
        </w:rPr>
        <w:t>线程跟网络</w:t>
      </w:r>
      <w:proofErr w:type="gramEnd"/>
      <w:r>
        <w:rPr>
          <w:rFonts w:hint="eastAsia"/>
        </w:rPr>
        <w:t>连接线程的胶水层</w:t>
      </w:r>
      <w:r w:rsidR="00EC2E0B">
        <w:rPr>
          <w:rFonts w:hint="eastAsia"/>
        </w:rPr>
        <w:t>，非常重要</w:t>
      </w:r>
      <w:r>
        <w:rPr>
          <w:rFonts w:hint="eastAsia"/>
        </w:rPr>
        <w:t>。</w:t>
      </w:r>
    </w:p>
    <w:p w14:paraId="5880EF7A" w14:textId="77777777" w:rsidR="004B5E66" w:rsidRDefault="004B5E66" w:rsidP="006611D3">
      <w:pPr>
        <w:ind w:firstLine="480"/>
      </w:pPr>
    </w:p>
    <w:p w14:paraId="29C473C9" w14:textId="77777777" w:rsidR="00A70BBC" w:rsidRDefault="00A70BBC" w:rsidP="006611D3">
      <w:pPr>
        <w:ind w:firstLine="480"/>
        <w:sectPr w:rsidR="00A70BBC" w:rsidSect="00A70BBC">
          <w:pgSz w:w="11906" w:h="16838"/>
          <w:pgMar w:top="1440" w:right="1800" w:bottom="1440" w:left="1800" w:header="851" w:footer="992" w:gutter="0"/>
          <w:cols w:space="425"/>
          <w:docGrid w:type="lines" w:linePitch="312"/>
        </w:sectPr>
      </w:pPr>
    </w:p>
    <w:p w14:paraId="1304BF97" w14:textId="77777777" w:rsidR="00D6594B" w:rsidRPr="00986725" w:rsidRDefault="00D6594B" w:rsidP="00986725">
      <w:pPr>
        <w:pStyle w:val="af"/>
        <w:rPr>
          <w:rFonts w:ascii="黑体" w:eastAsia="黑体" w:hAnsi="黑体"/>
          <w:sz w:val="36"/>
          <w:szCs w:val="36"/>
          <w:lang w:val="zh-CN"/>
        </w:rPr>
      </w:pPr>
      <w:r w:rsidRPr="00986725">
        <w:rPr>
          <w:rFonts w:ascii="黑体" w:eastAsia="黑体" w:hAnsi="黑体" w:hint="eastAsia"/>
          <w:sz w:val="36"/>
          <w:szCs w:val="36"/>
          <w:lang w:val="zh-CN"/>
        </w:rPr>
        <w:lastRenderedPageBreak/>
        <w:t>广西民族师范学院本科毕业论文(设计)诚信保证书</w:t>
      </w:r>
    </w:p>
    <w:p w14:paraId="3836B888" w14:textId="77777777" w:rsidR="00D6594B" w:rsidRPr="00CF0386" w:rsidRDefault="00D6594B" w:rsidP="00D6594B">
      <w:pPr>
        <w:spacing w:line="600" w:lineRule="exact"/>
        <w:ind w:firstLine="640"/>
        <w:jc w:val="center"/>
        <w:rPr>
          <w:rFonts w:ascii="宋体" w:hAnsi="宋体"/>
          <w:kern w:val="0"/>
          <w:sz w:val="32"/>
          <w:szCs w:val="32"/>
          <w:lang w:val="zh-CN"/>
        </w:rPr>
      </w:pPr>
      <w:r w:rsidRPr="00CF0386">
        <w:rPr>
          <w:rFonts w:ascii="宋体" w:hAnsi="宋体" w:hint="eastAsia"/>
          <w:kern w:val="0"/>
          <w:sz w:val="32"/>
          <w:szCs w:val="32"/>
          <w:lang w:val="zh-CN"/>
        </w:rPr>
        <w:t>（学生用）</w:t>
      </w:r>
    </w:p>
    <w:p w14:paraId="2652077C" w14:textId="77777777" w:rsidR="00D6594B" w:rsidRPr="00CF0386" w:rsidRDefault="00D6594B" w:rsidP="00D6594B">
      <w:pPr>
        <w:autoSpaceDE w:val="0"/>
        <w:autoSpaceDN w:val="0"/>
        <w:adjustRightInd w:val="0"/>
        <w:spacing w:line="600" w:lineRule="exact"/>
        <w:ind w:firstLine="480"/>
        <w:jc w:val="left"/>
        <w:rPr>
          <w:rFonts w:ascii="宋体" w:hAnsi="宋体"/>
          <w:kern w:val="0"/>
          <w:lang w:val="zh-CN"/>
        </w:rPr>
      </w:pPr>
    </w:p>
    <w:p w14:paraId="33F5DDDD" w14:textId="7D6E364F" w:rsidR="00D6594B" w:rsidRPr="00B1484E" w:rsidRDefault="00D6594B" w:rsidP="00986725">
      <w:pPr>
        <w:ind w:firstLine="560"/>
        <w:jc w:val="left"/>
        <w:rPr>
          <w:rFonts w:ascii="黑体" w:eastAsia="黑体" w:hAnsi="黑体" w:cs="宋体"/>
          <w:color w:val="000000"/>
          <w:kern w:val="0"/>
          <w:sz w:val="32"/>
          <w:szCs w:val="32"/>
        </w:rPr>
      </w:pPr>
      <w:r w:rsidRPr="00CF0386">
        <w:rPr>
          <w:rFonts w:ascii="宋体" w:hAnsi="宋体" w:hint="eastAsia"/>
          <w:kern w:val="0"/>
          <w:sz w:val="28"/>
          <w:szCs w:val="28"/>
          <w:lang w:val="zh-CN"/>
        </w:rPr>
        <w:t>对于毕业论文（设计）《</w:t>
      </w:r>
      <w:r w:rsidR="00B1484E" w:rsidRPr="00B1484E">
        <w:rPr>
          <w:rFonts w:ascii="宋体" w:hAnsi="宋体"/>
          <w:kern w:val="0"/>
          <w:sz w:val="28"/>
          <w:szCs w:val="28"/>
          <w:lang w:val="zh-CN"/>
        </w:rPr>
        <w:t>基于QT的广域网通讯软件开发</w:t>
      </w:r>
      <w:r w:rsidRPr="00CF0386">
        <w:rPr>
          <w:rFonts w:ascii="宋体" w:hAnsi="宋体" w:hint="eastAsia"/>
          <w:kern w:val="0"/>
          <w:sz w:val="28"/>
          <w:szCs w:val="28"/>
          <w:lang w:val="zh-CN"/>
        </w:rPr>
        <w:t>》，本人郑重承诺：其内容真实、可靠，系本人在</w:t>
      </w:r>
      <w:r w:rsidRPr="00CF0386">
        <w:rPr>
          <w:rFonts w:ascii="宋体" w:hAnsi="宋体" w:hint="eastAsia"/>
          <w:kern w:val="0"/>
          <w:sz w:val="28"/>
          <w:szCs w:val="28"/>
          <w:u w:val="single"/>
          <w:lang w:val="zh-CN"/>
        </w:rPr>
        <w:t xml:space="preserve"> </w:t>
      </w:r>
      <w:r w:rsidR="00B1484E">
        <w:rPr>
          <w:rFonts w:ascii="宋体" w:hAnsi="宋体" w:hint="eastAsia"/>
          <w:kern w:val="0"/>
          <w:sz w:val="28"/>
          <w:szCs w:val="28"/>
          <w:u w:val="single"/>
          <w:lang w:val="zh-CN"/>
        </w:rPr>
        <w:t>郭敏</w:t>
      </w:r>
      <w:r w:rsidR="00986725">
        <w:rPr>
          <w:rFonts w:ascii="宋体" w:hAnsi="宋体" w:hint="eastAsia"/>
          <w:kern w:val="0"/>
          <w:sz w:val="28"/>
          <w:szCs w:val="28"/>
          <w:u w:val="single"/>
          <w:lang w:val="zh-CN"/>
        </w:rPr>
        <w:t>杰</w:t>
      </w:r>
      <w:r w:rsidRPr="00CF0386">
        <w:rPr>
          <w:rFonts w:ascii="宋体" w:hAnsi="宋体" w:hint="eastAsia"/>
          <w:kern w:val="0"/>
          <w:sz w:val="28"/>
          <w:szCs w:val="28"/>
          <w:u w:val="single"/>
          <w:lang w:val="zh-CN"/>
        </w:rPr>
        <w:t xml:space="preserve"> </w:t>
      </w:r>
      <w:r w:rsidRPr="00CF0386">
        <w:rPr>
          <w:rFonts w:ascii="宋体" w:hAnsi="宋体" w:hint="eastAsia"/>
          <w:kern w:val="0"/>
          <w:sz w:val="28"/>
          <w:szCs w:val="28"/>
          <w:lang w:val="zh-CN"/>
        </w:rPr>
        <w:t>教师的指导下独立完成；如果被查出有弄虚作假、抄袭剽窃行为，本人愿承担全部责任。</w:t>
      </w:r>
    </w:p>
    <w:p w14:paraId="7A4D3B80" w14:textId="77777777" w:rsidR="00D6594B" w:rsidRPr="00CF0386" w:rsidRDefault="00D6594B" w:rsidP="00D6594B">
      <w:pPr>
        <w:autoSpaceDE w:val="0"/>
        <w:autoSpaceDN w:val="0"/>
        <w:adjustRightInd w:val="0"/>
        <w:spacing w:line="1000" w:lineRule="exact"/>
        <w:ind w:firstLine="560"/>
        <w:jc w:val="left"/>
        <w:rPr>
          <w:rFonts w:ascii="宋体" w:hAnsi="宋体"/>
          <w:kern w:val="0"/>
          <w:sz w:val="28"/>
          <w:szCs w:val="28"/>
          <w:lang w:val="zh-CN"/>
        </w:rPr>
      </w:pPr>
    </w:p>
    <w:p w14:paraId="7FF0A3FE" w14:textId="77777777" w:rsidR="00D6594B" w:rsidRPr="00CF0386" w:rsidRDefault="00D6594B" w:rsidP="00D6594B">
      <w:pPr>
        <w:autoSpaceDE w:val="0"/>
        <w:autoSpaceDN w:val="0"/>
        <w:adjustRightInd w:val="0"/>
        <w:spacing w:line="1000" w:lineRule="exact"/>
        <w:ind w:firstLineChars="1600" w:firstLine="4480"/>
        <w:jc w:val="left"/>
        <w:rPr>
          <w:rFonts w:ascii="宋体" w:hAnsi="宋体"/>
          <w:kern w:val="0"/>
          <w:sz w:val="28"/>
          <w:szCs w:val="28"/>
          <w:lang w:val="zh-CN"/>
        </w:rPr>
      </w:pPr>
      <w:r w:rsidRPr="00CF0386">
        <w:rPr>
          <w:rFonts w:ascii="宋体" w:hAnsi="宋体" w:hint="eastAsia"/>
          <w:kern w:val="0"/>
          <w:sz w:val="28"/>
          <w:szCs w:val="28"/>
          <w:lang w:val="zh-CN"/>
        </w:rPr>
        <w:t xml:space="preserve">承诺者（签名）： </w:t>
      </w:r>
    </w:p>
    <w:p w14:paraId="4DD04946" w14:textId="1A2031A9" w:rsidR="00D6594B" w:rsidRPr="00CF0386" w:rsidRDefault="00D6594B" w:rsidP="00C431F9">
      <w:pPr>
        <w:autoSpaceDE w:val="0"/>
        <w:autoSpaceDN w:val="0"/>
        <w:adjustRightInd w:val="0"/>
        <w:spacing w:line="1000" w:lineRule="exact"/>
        <w:ind w:firstLineChars="2350" w:firstLine="6580"/>
        <w:jc w:val="left"/>
        <w:rPr>
          <w:rFonts w:ascii="宋体" w:hAnsi="宋体"/>
          <w:kern w:val="0"/>
          <w:sz w:val="28"/>
          <w:szCs w:val="28"/>
          <w:lang w:val="zh-CN"/>
        </w:rPr>
      </w:pPr>
      <w:r w:rsidRPr="00CF0386">
        <w:rPr>
          <w:rFonts w:ascii="宋体" w:hAnsi="宋体" w:hint="eastAsia"/>
          <w:kern w:val="0"/>
          <w:sz w:val="28"/>
          <w:szCs w:val="28"/>
          <w:lang w:val="zh-CN"/>
        </w:rPr>
        <w:t>年</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月</w:t>
      </w:r>
      <w:r w:rsidRPr="00CF0386">
        <w:rPr>
          <w:rFonts w:ascii="宋体" w:hAnsi="宋体"/>
          <w:kern w:val="0"/>
          <w:sz w:val="28"/>
          <w:szCs w:val="28"/>
          <w:lang w:val="zh-CN"/>
        </w:rPr>
        <w:t xml:space="preserve"> </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日</w:t>
      </w:r>
    </w:p>
    <w:p w14:paraId="4A97E1F7" w14:textId="77777777" w:rsidR="00D6594B" w:rsidRPr="00CF0386" w:rsidRDefault="00D6594B" w:rsidP="00D6594B">
      <w:pPr>
        <w:autoSpaceDE w:val="0"/>
        <w:autoSpaceDN w:val="0"/>
        <w:adjustRightInd w:val="0"/>
        <w:spacing w:line="1000" w:lineRule="exact"/>
        <w:ind w:firstLine="480"/>
        <w:jc w:val="left"/>
        <w:rPr>
          <w:rFonts w:ascii="宋体" w:hAnsi="宋体"/>
          <w:kern w:val="0"/>
          <w:lang w:val="zh-CN"/>
        </w:rPr>
      </w:pPr>
    </w:p>
    <w:p w14:paraId="02EE82B2" w14:textId="77777777" w:rsidR="006611D3" w:rsidRPr="006611D3" w:rsidRDefault="006611D3" w:rsidP="006611D3">
      <w:pPr>
        <w:ind w:firstLine="480"/>
      </w:pPr>
    </w:p>
    <w:p w14:paraId="4C4B0F1F" w14:textId="77777777" w:rsidR="006611D3" w:rsidRDefault="006611D3" w:rsidP="006611D3">
      <w:pPr>
        <w:ind w:firstLine="480"/>
      </w:pPr>
    </w:p>
    <w:p w14:paraId="3486DAAE" w14:textId="77777777" w:rsidR="006611D3" w:rsidRDefault="006611D3" w:rsidP="006611D3">
      <w:pPr>
        <w:ind w:firstLine="480"/>
      </w:pPr>
    </w:p>
    <w:p w14:paraId="31AFCD58" w14:textId="77777777" w:rsidR="006611D3" w:rsidRDefault="006611D3" w:rsidP="006611D3">
      <w:pPr>
        <w:ind w:firstLine="480"/>
      </w:pPr>
    </w:p>
    <w:sectPr w:rsidR="006611D3" w:rsidSect="004B5E6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v734" w:date="2023-05-03T15:21:00Z" w:initials="r">
    <w:p w14:paraId="625AE2A8" w14:textId="77777777" w:rsidR="008906DA" w:rsidRDefault="008906DA" w:rsidP="00FB4E03">
      <w:pPr>
        <w:pStyle w:val="af3"/>
        <w:ind w:firstLineChars="0" w:firstLine="0"/>
      </w:pPr>
      <w:r>
        <w:rPr>
          <w:rStyle w:val="af2"/>
        </w:rPr>
        <w:annotationRef/>
      </w:r>
      <w:r>
        <w:rPr>
          <w:rFonts w:hint="eastAsia"/>
        </w:rPr>
        <w:t>空行的格式不对</w:t>
      </w:r>
    </w:p>
  </w:comment>
  <w:comment w:id="2" w:author="rv734" w:date="2023-05-03T15:20:00Z" w:initials="r">
    <w:p w14:paraId="635C83F5" w14:textId="1964506A" w:rsidR="00C77A46" w:rsidRDefault="00C77A46" w:rsidP="00342A71">
      <w:pPr>
        <w:pStyle w:val="af3"/>
        <w:ind w:firstLineChars="0" w:firstLine="0"/>
      </w:pPr>
      <w:r>
        <w:rPr>
          <w:rStyle w:val="af2"/>
        </w:rPr>
        <w:annotationRef/>
      </w:r>
      <w:r>
        <w:rPr>
          <w:rFonts w:hint="eastAsia"/>
        </w:rPr>
        <w:t>标题怎么成了列点了……</w:t>
      </w:r>
    </w:p>
  </w:comment>
  <w:comment w:id="4" w:author="rv734" w:date="2023-05-03T15:22:00Z" w:initials="r">
    <w:p w14:paraId="69F78C2C" w14:textId="77777777" w:rsidR="00F117BD" w:rsidRDefault="00F117BD" w:rsidP="00185D9B">
      <w:pPr>
        <w:pStyle w:val="af3"/>
        <w:ind w:firstLineChars="0" w:firstLine="0"/>
      </w:pPr>
      <w:r>
        <w:rPr>
          <w:rStyle w:val="af2"/>
        </w:rPr>
        <w:annotationRef/>
      </w:r>
      <w:r>
        <w:rPr>
          <w:rFonts w:hint="eastAsia"/>
        </w:rPr>
        <w:t>格式不对</w:t>
      </w:r>
    </w:p>
  </w:comment>
  <w:comment w:id="6" w:author="rv734" w:date="2023-05-03T15:23:00Z" w:initials="r">
    <w:p w14:paraId="7A33BD40" w14:textId="77777777" w:rsidR="007064DB" w:rsidRDefault="007064DB" w:rsidP="00D13C65">
      <w:pPr>
        <w:pStyle w:val="af3"/>
        <w:ind w:firstLineChars="0" w:firstLine="0"/>
      </w:pPr>
      <w:r>
        <w:rPr>
          <w:rStyle w:val="af2"/>
        </w:rPr>
        <w:annotationRef/>
      </w:r>
      <w:r>
        <w:rPr>
          <w:rFonts w:hint="eastAsia"/>
        </w:rPr>
        <w:t>格式明显不对</w:t>
      </w:r>
    </w:p>
  </w:comment>
  <w:comment w:id="16" w:author="rv734" w:date="2023-05-03T15:46:00Z" w:initials="r">
    <w:p w14:paraId="38D8786E" w14:textId="77777777" w:rsidR="0093353C" w:rsidRDefault="0093353C" w:rsidP="00A72B86">
      <w:pPr>
        <w:pStyle w:val="af3"/>
        <w:ind w:firstLineChars="0" w:firstLine="0"/>
      </w:pPr>
      <w:r>
        <w:rPr>
          <w:rStyle w:val="af2"/>
        </w:rPr>
        <w:annotationRef/>
      </w:r>
      <w:r>
        <w:rPr>
          <w:rFonts w:hint="eastAsia"/>
        </w:rPr>
        <w:t>格式不对</w:t>
      </w:r>
    </w:p>
  </w:comment>
  <w:comment w:id="18" w:author="rv734" w:date="2023-05-03T15:46:00Z" w:initials="r">
    <w:p w14:paraId="65677DAF" w14:textId="77777777" w:rsidR="0093353C" w:rsidRDefault="0093353C" w:rsidP="00CA1D7F">
      <w:pPr>
        <w:pStyle w:val="af3"/>
        <w:ind w:firstLineChars="0" w:firstLine="0"/>
      </w:pPr>
      <w:r>
        <w:rPr>
          <w:rStyle w:val="af2"/>
        </w:rPr>
        <w:annotationRef/>
      </w:r>
      <w:r>
        <w:rPr>
          <w:rFonts w:hint="eastAsia"/>
        </w:rPr>
        <w:t>格式不对</w:t>
      </w:r>
    </w:p>
  </w:comment>
  <w:comment w:id="35" w:author="rv734" w:date="2023-05-03T15:50:00Z" w:initials="r">
    <w:p w14:paraId="6C0D8D93" w14:textId="77777777" w:rsidR="005F12F6" w:rsidRDefault="005F12F6" w:rsidP="00BF05F9">
      <w:pPr>
        <w:pStyle w:val="af3"/>
        <w:ind w:firstLineChars="0" w:firstLine="0"/>
      </w:pPr>
      <w:r>
        <w:rPr>
          <w:rStyle w:val="af2"/>
        </w:rPr>
        <w:annotationRef/>
      </w:r>
      <w:r>
        <w:rPr>
          <w:rFonts w:hint="eastAsia"/>
        </w:rPr>
        <w:t>？？？主流</w:t>
      </w:r>
    </w:p>
  </w:comment>
  <w:comment w:id="201" w:author="rv734" w:date="2023-05-03T16:02:00Z" w:initials="r">
    <w:p w14:paraId="7FC17AA8" w14:textId="77777777" w:rsidR="00727034" w:rsidRDefault="00727034" w:rsidP="007C206A">
      <w:pPr>
        <w:pStyle w:val="af3"/>
        <w:ind w:firstLineChars="0" w:firstLine="0"/>
      </w:pPr>
      <w:r>
        <w:rPr>
          <w:rStyle w:val="af2"/>
        </w:rPr>
        <w:annotationRef/>
      </w:r>
      <w:r>
        <w:rPr>
          <w:rFonts w:hint="eastAsia"/>
        </w:rPr>
        <w:t>流程图要自己画，图中字体要和正文字体一样大，其次，图片不能有轮廓</w:t>
      </w:r>
    </w:p>
  </w:comment>
  <w:comment w:id="210" w:author="rv734" w:date="2023-05-03T16:02:00Z" w:initials="r">
    <w:p w14:paraId="345977DD" w14:textId="28F4A69B" w:rsidR="00727034" w:rsidRDefault="00727034" w:rsidP="006D7979">
      <w:pPr>
        <w:pStyle w:val="af3"/>
        <w:ind w:firstLineChars="0" w:firstLine="0"/>
      </w:pPr>
      <w:r>
        <w:rPr>
          <w:rStyle w:val="af2"/>
        </w:rPr>
        <w:annotationRef/>
      </w:r>
      <w:r>
        <w:rPr>
          <w:rFonts w:hint="eastAsia"/>
        </w:rPr>
        <w:t>一个章节的内容要连在一起，不能分页，后边的都需要修改</w:t>
      </w:r>
    </w:p>
  </w:comment>
  <w:comment w:id="244" w:author="rv734" w:date="2023-05-03T16:00:00Z" w:initials="r">
    <w:p w14:paraId="25D7A629" w14:textId="5155E3BC" w:rsidR="009636B5" w:rsidRDefault="009636B5" w:rsidP="001F1A3F">
      <w:pPr>
        <w:pStyle w:val="af3"/>
        <w:ind w:firstLineChars="0" w:firstLine="0"/>
      </w:pPr>
      <w:r>
        <w:rPr>
          <w:rStyle w:val="af2"/>
        </w:rPr>
        <w:annotationRef/>
      </w:r>
      <w:r>
        <w:rPr>
          <w:rFonts w:hint="eastAsia"/>
        </w:rPr>
        <w:t>流程图必须自己画，且流程图中的字不能比正文字体大</w:t>
      </w:r>
    </w:p>
  </w:comment>
  <w:comment w:id="247" w:author="rv734" w:date="2023-05-03T16:00:00Z" w:initials="r">
    <w:p w14:paraId="0108B2A1" w14:textId="77777777" w:rsidR="00DC67B8" w:rsidRDefault="009636B5" w:rsidP="003218E6">
      <w:pPr>
        <w:pStyle w:val="af3"/>
        <w:ind w:firstLineChars="0" w:firstLine="0"/>
      </w:pPr>
      <w:r>
        <w:rPr>
          <w:rStyle w:val="af2"/>
        </w:rPr>
        <w:annotationRef/>
      </w:r>
      <w:r w:rsidR="00DC67B8">
        <w:rPr>
          <w:rFonts w:hint="eastAsia"/>
        </w:rPr>
        <w:t>一个章节的内容要连在一起，不能分页，后边的都需要修改</w:t>
      </w:r>
    </w:p>
  </w:comment>
  <w:comment w:id="258" w:author="rv734" w:date="2023-05-03T16:04:00Z" w:initials="r">
    <w:p w14:paraId="6D87B111" w14:textId="77777777" w:rsidR="00955DCB" w:rsidRDefault="00955DCB" w:rsidP="000C6E05">
      <w:pPr>
        <w:pStyle w:val="af3"/>
        <w:ind w:firstLineChars="0" w:firstLine="0"/>
      </w:pPr>
      <w:r>
        <w:rPr>
          <w:rStyle w:val="af2"/>
        </w:rPr>
        <w:annotationRef/>
      </w:r>
      <w:r>
        <w:rPr>
          <w:rFonts w:hint="eastAsia"/>
        </w:rPr>
        <w:t>一句话不能作为一段</w:t>
      </w:r>
    </w:p>
  </w:comment>
  <w:comment w:id="266" w:author="rv734" w:date="2023-05-03T16:04:00Z" w:initials="r">
    <w:p w14:paraId="500C6B6B" w14:textId="77777777" w:rsidR="00955DCB" w:rsidRDefault="00955DCB" w:rsidP="00B6648B">
      <w:pPr>
        <w:pStyle w:val="af3"/>
        <w:ind w:firstLineChars="0" w:firstLine="0"/>
      </w:pPr>
      <w:r>
        <w:rPr>
          <w:rStyle w:val="af2"/>
        </w:rPr>
        <w:annotationRef/>
      </w:r>
      <w:r>
        <w:rPr>
          <w:rFonts w:hint="eastAsia"/>
        </w:rPr>
        <w:t>调整图片的大小，这里不能空半页出来，整篇文章都有这个问题</w:t>
      </w:r>
    </w:p>
  </w:comment>
  <w:comment w:id="287" w:author="rv734" w:date="2023-05-03T16:06:00Z" w:initials="r">
    <w:p w14:paraId="557F3CE1" w14:textId="77777777" w:rsidR="00DF6AA2" w:rsidRDefault="00DF6AA2" w:rsidP="000D733E">
      <w:pPr>
        <w:pStyle w:val="af3"/>
        <w:ind w:firstLineChars="0" w:firstLine="0"/>
      </w:pPr>
      <w:r>
        <w:rPr>
          <w:rStyle w:val="af2"/>
        </w:rPr>
        <w:annotationRef/>
      </w:r>
      <w:r>
        <w:rPr>
          <w:rFonts w:hint="eastAsia"/>
        </w:rPr>
        <w:t>格式不对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5AE2A8" w15:done="0"/>
  <w15:commentEx w15:paraId="635C83F5" w15:done="0"/>
  <w15:commentEx w15:paraId="69F78C2C" w15:done="0"/>
  <w15:commentEx w15:paraId="7A33BD40" w15:done="0"/>
  <w15:commentEx w15:paraId="38D8786E" w15:done="0"/>
  <w15:commentEx w15:paraId="65677DAF" w15:done="0"/>
  <w15:commentEx w15:paraId="6C0D8D93" w15:done="0"/>
  <w15:commentEx w15:paraId="7FC17AA8" w15:done="0"/>
  <w15:commentEx w15:paraId="345977DD" w15:done="0"/>
  <w15:commentEx w15:paraId="25D7A629" w15:done="0"/>
  <w15:commentEx w15:paraId="0108B2A1" w15:done="0"/>
  <w15:commentEx w15:paraId="6D87B111" w15:done="0"/>
  <w15:commentEx w15:paraId="500C6B6B" w15:done="0"/>
  <w15:commentEx w15:paraId="557F3C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CFA6E" w16cex:dateUtc="2023-05-03T07:21:00Z"/>
  <w16cex:commentExtensible w16cex:durableId="27FCFA3B" w16cex:dateUtc="2023-05-03T07:20:00Z"/>
  <w16cex:commentExtensible w16cex:durableId="27FCFACE" w16cex:dateUtc="2023-05-03T07:22:00Z"/>
  <w16cex:commentExtensible w16cex:durableId="27FCFAF4" w16cex:dateUtc="2023-05-03T07:23:00Z"/>
  <w16cex:commentExtensible w16cex:durableId="27FD004A" w16cex:dateUtc="2023-05-03T07:46:00Z"/>
  <w16cex:commentExtensible w16cex:durableId="27FD0052" w16cex:dateUtc="2023-05-03T07:46:00Z"/>
  <w16cex:commentExtensible w16cex:durableId="27FD013D" w16cex:dateUtc="2023-05-03T07:50:00Z"/>
  <w16cex:commentExtensible w16cex:durableId="27FD042C" w16cex:dateUtc="2023-05-03T08:02:00Z"/>
  <w16cex:commentExtensible w16cex:durableId="27FD03FC" w16cex:dateUtc="2023-05-03T08:02:00Z"/>
  <w16cex:commentExtensible w16cex:durableId="27FD038F" w16cex:dateUtc="2023-05-03T08:00:00Z"/>
  <w16cex:commentExtensible w16cex:durableId="27FD03B9" w16cex:dateUtc="2023-05-03T08:00:00Z"/>
  <w16cex:commentExtensible w16cex:durableId="27FD0478" w16cex:dateUtc="2023-05-03T08:04:00Z"/>
  <w16cex:commentExtensible w16cex:durableId="27FD04A8" w16cex:dateUtc="2023-05-03T08:04:00Z"/>
  <w16cex:commentExtensible w16cex:durableId="27FD0504" w16cex:dateUtc="2023-05-03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5AE2A8" w16cid:durableId="27FCFA6E"/>
  <w16cid:commentId w16cid:paraId="635C83F5" w16cid:durableId="27FCFA3B"/>
  <w16cid:commentId w16cid:paraId="69F78C2C" w16cid:durableId="27FCFACE"/>
  <w16cid:commentId w16cid:paraId="7A33BD40" w16cid:durableId="27FCFAF4"/>
  <w16cid:commentId w16cid:paraId="38D8786E" w16cid:durableId="27FD004A"/>
  <w16cid:commentId w16cid:paraId="65677DAF" w16cid:durableId="27FD0052"/>
  <w16cid:commentId w16cid:paraId="6C0D8D93" w16cid:durableId="27FD013D"/>
  <w16cid:commentId w16cid:paraId="7FC17AA8" w16cid:durableId="27FD042C"/>
  <w16cid:commentId w16cid:paraId="345977DD" w16cid:durableId="27FD03FC"/>
  <w16cid:commentId w16cid:paraId="25D7A629" w16cid:durableId="27FD038F"/>
  <w16cid:commentId w16cid:paraId="0108B2A1" w16cid:durableId="27FD03B9"/>
  <w16cid:commentId w16cid:paraId="6D87B111" w16cid:durableId="27FD0478"/>
  <w16cid:commentId w16cid:paraId="500C6B6B" w16cid:durableId="27FD04A8"/>
  <w16cid:commentId w16cid:paraId="557F3CE1" w16cid:durableId="27FD05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784CD" w14:textId="77777777" w:rsidR="00B9756D" w:rsidRDefault="00B9756D" w:rsidP="008504BC">
      <w:pPr>
        <w:ind w:firstLine="480"/>
      </w:pPr>
      <w:r>
        <w:separator/>
      </w:r>
    </w:p>
  </w:endnote>
  <w:endnote w:type="continuationSeparator" w:id="0">
    <w:p w14:paraId="41FC05B7" w14:textId="77777777" w:rsidR="00B9756D" w:rsidRDefault="00B9756D"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022278"/>
      <w:docPartObj>
        <w:docPartGallery w:val="Page Numbers (Bottom of Page)"/>
        <w:docPartUnique/>
      </w:docPartObj>
    </w:sdtPr>
    <w:sdtEndPr>
      <w:rPr>
        <w:rFonts w:ascii="Times New Roman" w:hAnsi="Times New Roman" w:cs="Times New Roman"/>
      </w:rPr>
    </w:sdtEndPr>
    <w:sdtContent>
      <w:p w14:paraId="0E511E0C" w14:textId="77777777" w:rsidR="00A66F5C" w:rsidRPr="00B1484E" w:rsidRDefault="00A66F5C">
        <w:pPr>
          <w:pStyle w:val="a7"/>
          <w:ind w:firstLine="360"/>
          <w:jc w:val="center"/>
          <w:rPr>
            <w:rFonts w:ascii="Times New Roman" w:hAnsi="Times New Roman" w:cs="Times New Roman"/>
          </w:rPr>
        </w:pPr>
        <w:r w:rsidRPr="00B1484E">
          <w:rPr>
            <w:rFonts w:ascii="Times New Roman" w:hAnsi="Times New Roman" w:cs="Times New Roman"/>
          </w:rPr>
          <w:fldChar w:fldCharType="begin"/>
        </w:r>
        <w:r w:rsidRPr="00B1484E">
          <w:rPr>
            <w:rFonts w:ascii="Times New Roman" w:hAnsi="Times New Roman" w:cs="Times New Roman"/>
          </w:rPr>
          <w:instrText>PAGE   \* MERGEFORMAT</w:instrText>
        </w:r>
        <w:r w:rsidRPr="00B1484E">
          <w:rPr>
            <w:rFonts w:ascii="Times New Roman" w:hAnsi="Times New Roman" w:cs="Times New Roman"/>
          </w:rPr>
          <w:fldChar w:fldCharType="separate"/>
        </w:r>
        <w:r w:rsidRPr="00B1484E">
          <w:rPr>
            <w:rFonts w:ascii="Times New Roman" w:hAnsi="Times New Roman" w:cs="Times New Roman"/>
            <w:lang w:val="zh-CN"/>
          </w:rPr>
          <w:t>2</w:t>
        </w:r>
        <w:r w:rsidRPr="00B1484E">
          <w:rPr>
            <w:rFonts w:ascii="Times New Roman" w:hAnsi="Times New Roman" w:cs="Times New Roman"/>
          </w:rPr>
          <w:fldChar w:fldCharType="end"/>
        </w:r>
      </w:p>
    </w:sdtContent>
  </w:sdt>
  <w:p w14:paraId="58FA68E8" w14:textId="77777777" w:rsidR="00A66F5C" w:rsidRDefault="00A66F5C" w:rsidP="0082278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067D3" w14:textId="77777777" w:rsidR="00B9756D" w:rsidRDefault="00B9756D" w:rsidP="008504BC">
      <w:pPr>
        <w:ind w:firstLine="480"/>
      </w:pPr>
      <w:r>
        <w:separator/>
      </w:r>
    </w:p>
  </w:footnote>
  <w:footnote w:type="continuationSeparator" w:id="0">
    <w:p w14:paraId="6F5A39F6" w14:textId="77777777" w:rsidR="00B9756D" w:rsidRDefault="00B9756D"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41DCE729" w:rsidR="00007F4F" w:rsidRPr="005F0796" w:rsidRDefault="005F0796" w:rsidP="005F0796">
    <w:pPr>
      <w:pStyle w:val="a5"/>
      <w:ind w:firstLine="360"/>
    </w:pPr>
    <w:r>
      <w:rPr>
        <w:rFonts w:hint="eastAsia"/>
      </w:rPr>
      <w:t>广西民族师范学院</w:t>
    </w:r>
    <w:r w:rsidRPr="007E43E7">
      <w:rPr>
        <w:rFonts w:hint="eastAsia"/>
      </w:rPr>
      <w:t>本科生毕业论文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4471" w14:textId="77777777" w:rsidR="005F0796" w:rsidRPr="00007F4F" w:rsidRDefault="005F0796" w:rsidP="00007F4F">
    <w:pPr>
      <w:pBdr>
        <w:bottom w:val="single" w:sz="4" w:space="1" w:color="auto"/>
      </w:pBdr>
      <w:ind w:firstLine="360"/>
      <w:jc w:val="center"/>
      <w:rPr>
        <w:sz w:val="18"/>
        <w:szCs w:val="18"/>
      </w:rPr>
    </w:pPr>
    <w:proofErr w:type="gramStart"/>
    <w:r w:rsidRPr="00007F4F">
      <w:rPr>
        <w:rFonts w:hint="eastAsia"/>
        <w:sz w:val="18"/>
        <w:szCs w:val="18"/>
      </w:rPr>
      <w:t>黄全瑞</w:t>
    </w:r>
    <w:proofErr w:type="gramEnd"/>
    <w:r w:rsidRPr="00007F4F">
      <w:rPr>
        <w:rFonts w:hint="eastAsia"/>
        <w:sz w:val="18"/>
        <w:szCs w:val="18"/>
      </w:rPr>
      <w:t xml:space="preserve"> </w:t>
    </w:r>
    <w:r w:rsidRPr="00007F4F">
      <w:rPr>
        <w:sz w:val="18"/>
        <w:szCs w:val="18"/>
      </w:rPr>
      <w:t xml:space="preserve"> </w:t>
    </w:r>
    <w:r w:rsidRPr="00007F4F">
      <w:rPr>
        <w:sz w:val="18"/>
        <w:szCs w:val="18"/>
      </w:rPr>
      <w:t>基于</w:t>
    </w:r>
    <w:r w:rsidRPr="00007F4F">
      <w:rPr>
        <w:sz w:val="18"/>
        <w:szCs w:val="18"/>
      </w:rPr>
      <w:t>QT</w:t>
    </w:r>
    <w:r w:rsidRPr="00007F4F">
      <w:rPr>
        <w:sz w:val="18"/>
        <w:szCs w:val="18"/>
      </w:rPr>
      <w:t>的广域网通讯软件开发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470D70A"/>
    <w:lvl w:ilvl="0">
      <w:start w:val="1"/>
      <w:numFmt w:val="decimal"/>
      <w:pStyle w:val="1"/>
      <w:lvlText w:val="%1"/>
      <w:lvlJc w:val="left"/>
      <w:pPr>
        <w:ind w:left="0" w:firstLine="5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08B7292"/>
    <w:multiLevelType w:val="hybridMultilevel"/>
    <w:tmpl w:val="1A5244D2"/>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D3239F"/>
    <w:multiLevelType w:val="hybridMultilevel"/>
    <w:tmpl w:val="674E7828"/>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28"/>
  </w:num>
  <w:num w:numId="2" w16cid:durableId="296884620">
    <w:abstractNumId w:val="14"/>
  </w:num>
  <w:num w:numId="3" w16cid:durableId="530343281">
    <w:abstractNumId w:val="12"/>
  </w:num>
  <w:num w:numId="4" w16cid:durableId="1574504796">
    <w:abstractNumId w:val="8"/>
  </w:num>
  <w:num w:numId="5" w16cid:durableId="451631646">
    <w:abstractNumId w:val="0"/>
  </w:num>
  <w:num w:numId="6" w16cid:durableId="443157213">
    <w:abstractNumId w:val="27"/>
  </w:num>
  <w:num w:numId="7" w16cid:durableId="69937113">
    <w:abstractNumId w:val="22"/>
  </w:num>
  <w:num w:numId="8" w16cid:durableId="1256747120">
    <w:abstractNumId w:val="9"/>
  </w:num>
  <w:num w:numId="9" w16cid:durableId="111096564">
    <w:abstractNumId w:val="23"/>
  </w:num>
  <w:num w:numId="10" w16cid:durableId="556281279">
    <w:abstractNumId w:val="13"/>
  </w:num>
  <w:num w:numId="11" w16cid:durableId="1236696744">
    <w:abstractNumId w:val="5"/>
  </w:num>
  <w:num w:numId="12" w16cid:durableId="900216356">
    <w:abstractNumId w:val="11"/>
  </w:num>
  <w:num w:numId="13" w16cid:durableId="1592884423">
    <w:abstractNumId w:val="7"/>
  </w:num>
  <w:num w:numId="14" w16cid:durableId="327247565">
    <w:abstractNumId w:val="1"/>
  </w:num>
  <w:num w:numId="15" w16cid:durableId="290283536">
    <w:abstractNumId w:val="3"/>
  </w:num>
  <w:num w:numId="16" w16cid:durableId="405762604">
    <w:abstractNumId w:val="15"/>
  </w:num>
  <w:num w:numId="17" w16cid:durableId="1480883758">
    <w:abstractNumId w:val="2"/>
  </w:num>
  <w:num w:numId="18" w16cid:durableId="11702957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3898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75838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95486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54871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30026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695384">
    <w:abstractNumId w:val="8"/>
  </w:num>
  <w:num w:numId="25" w16cid:durableId="946619142">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70918621">
    <w:abstractNumId w:val="6"/>
  </w:num>
  <w:num w:numId="27" w16cid:durableId="20018857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2273545">
    <w:abstractNumId w:val="20"/>
  </w:num>
  <w:num w:numId="29" w16cid:durableId="1304581254">
    <w:abstractNumId w:val="16"/>
  </w:num>
  <w:num w:numId="30" w16cid:durableId="641231054">
    <w:abstractNumId w:val="24"/>
  </w:num>
  <w:num w:numId="31" w16cid:durableId="1885363368">
    <w:abstractNumId w:val="17"/>
  </w:num>
  <w:num w:numId="32" w16cid:durableId="1949970243">
    <w:abstractNumId w:val="21"/>
  </w:num>
  <w:num w:numId="33" w16cid:durableId="732315520">
    <w:abstractNumId w:val="10"/>
  </w:num>
  <w:num w:numId="34" w16cid:durableId="1107045220">
    <w:abstractNumId w:val="19"/>
  </w:num>
  <w:num w:numId="35" w16cid:durableId="675693143">
    <w:abstractNumId w:val="18"/>
  </w:num>
  <w:num w:numId="36" w16cid:durableId="572392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93641339">
    <w:abstractNumId w:val="25"/>
  </w:num>
  <w:num w:numId="38" w16cid:durableId="1317028815">
    <w:abstractNumId w:val="26"/>
  </w:num>
  <w:num w:numId="39" w16cid:durableId="33268376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v734">
    <w15:presenceInfo w15:providerId="AD" w15:userId="S::rv734@cnzck.com::2048ef79-ac4f-451a-b3c8-7470931ea7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2086"/>
    <w:rsid w:val="00004628"/>
    <w:rsid w:val="00007F4F"/>
    <w:rsid w:val="000124AB"/>
    <w:rsid w:val="00031073"/>
    <w:rsid w:val="00040286"/>
    <w:rsid w:val="00053B8B"/>
    <w:rsid w:val="0005625E"/>
    <w:rsid w:val="00060137"/>
    <w:rsid w:val="00060DC9"/>
    <w:rsid w:val="00070D4A"/>
    <w:rsid w:val="00080BE9"/>
    <w:rsid w:val="00084B7E"/>
    <w:rsid w:val="00085BEF"/>
    <w:rsid w:val="000871A3"/>
    <w:rsid w:val="000935F0"/>
    <w:rsid w:val="000B7640"/>
    <w:rsid w:val="000C25E2"/>
    <w:rsid w:val="000C3D0D"/>
    <w:rsid w:val="000D19EA"/>
    <w:rsid w:val="000E412B"/>
    <w:rsid w:val="000E550F"/>
    <w:rsid w:val="000F32CB"/>
    <w:rsid w:val="000F55B3"/>
    <w:rsid w:val="001015B0"/>
    <w:rsid w:val="001076FD"/>
    <w:rsid w:val="00113630"/>
    <w:rsid w:val="001140B6"/>
    <w:rsid w:val="00116A89"/>
    <w:rsid w:val="001206BD"/>
    <w:rsid w:val="00121D55"/>
    <w:rsid w:val="00131848"/>
    <w:rsid w:val="0013633F"/>
    <w:rsid w:val="00137A29"/>
    <w:rsid w:val="0014250E"/>
    <w:rsid w:val="00145AA3"/>
    <w:rsid w:val="0015415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20376"/>
    <w:rsid w:val="00222130"/>
    <w:rsid w:val="00236067"/>
    <w:rsid w:val="002361E4"/>
    <w:rsid w:val="002419B7"/>
    <w:rsid w:val="00264A0B"/>
    <w:rsid w:val="00270500"/>
    <w:rsid w:val="00276F64"/>
    <w:rsid w:val="00280B9C"/>
    <w:rsid w:val="00291451"/>
    <w:rsid w:val="002934A8"/>
    <w:rsid w:val="002960D9"/>
    <w:rsid w:val="002B5654"/>
    <w:rsid w:val="002D0137"/>
    <w:rsid w:val="002D26E9"/>
    <w:rsid w:val="002D50DF"/>
    <w:rsid w:val="002D7DC9"/>
    <w:rsid w:val="002E627C"/>
    <w:rsid w:val="002E6BBC"/>
    <w:rsid w:val="002F05BF"/>
    <w:rsid w:val="002F3933"/>
    <w:rsid w:val="002F5EAB"/>
    <w:rsid w:val="002F5EAF"/>
    <w:rsid w:val="00300C2C"/>
    <w:rsid w:val="003031D7"/>
    <w:rsid w:val="0030357C"/>
    <w:rsid w:val="00303896"/>
    <w:rsid w:val="0030553A"/>
    <w:rsid w:val="00310DDB"/>
    <w:rsid w:val="00311D15"/>
    <w:rsid w:val="003140B6"/>
    <w:rsid w:val="00317D11"/>
    <w:rsid w:val="00322947"/>
    <w:rsid w:val="003317D9"/>
    <w:rsid w:val="00334625"/>
    <w:rsid w:val="00335132"/>
    <w:rsid w:val="003463A0"/>
    <w:rsid w:val="00354A02"/>
    <w:rsid w:val="003610D1"/>
    <w:rsid w:val="00362997"/>
    <w:rsid w:val="003646A3"/>
    <w:rsid w:val="00365BF8"/>
    <w:rsid w:val="00366B4D"/>
    <w:rsid w:val="00370D88"/>
    <w:rsid w:val="00373BDC"/>
    <w:rsid w:val="003804BC"/>
    <w:rsid w:val="00382DA5"/>
    <w:rsid w:val="00383E25"/>
    <w:rsid w:val="00385625"/>
    <w:rsid w:val="00393497"/>
    <w:rsid w:val="003A3D13"/>
    <w:rsid w:val="003A4D65"/>
    <w:rsid w:val="003A5D69"/>
    <w:rsid w:val="003B4FBA"/>
    <w:rsid w:val="003B5587"/>
    <w:rsid w:val="003B6141"/>
    <w:rsid w:val="003C3FB1"/>
    <w:rsid w:val="003D1197"/>
    <w:rsid w:val="003D4861"/>
    <w:rsid w:val="003E0790"/>
    <w:rsid w:val="003E1CF3"/>
    <w:rsid w:val="003F14A4"/>
    <w:rsid w:val="003F7889"/>
    <w:rsid w:val="0040609C"/>
    <w:rsid w:val="00420761"/>
    <w:rsid w:val="00421ED1"/>
    <w:rsid w:val="00421FEF"/>
    <w:rsid w:val="00441B48"/>
    <w:rsid w:val="004447FA"/>
    <w:rsid w:val="004451DD"/>
    <w:rsid w:val="00450C07"/>
    <w:rsid w:val="00453060"/>
    <w:rsid w:val="0045740B"/>
    <w:rsid w:val="0047596B"/>
    <w:rsid w:val="00476512"/>
    <w:rsid w:val="004814A3"/>
    <w:rsid w:val="00485A65"/>
    <w:rsid w:val="00495798"/>
    <w:rsid w:val="00495DA2"/>
    <w:rsid w:val="004B008F"/>
    <w:rsid w:val="004B0561"/>
    <w:rsid w:val="004B098D"/>
    <w:rsid w:val="004B5E66"/>
    <w:rsid w:val="004C6EC1"/>
    <w:rsid w:val="004D2EB8"/>
    <w:rsid w:val="004D672F"/>
    <w:rsid w:val="004E100C"/>
    <w:rsid w:val="004E18B4"/>
    <w:rsid w:val="004E273E"/>
    <w:rsid w:val="004E2929"/>
    <w:rsid w:val="004E387A"/>
    <w:rsid w:val="004E412C"/>
    <w:rsid w:val="004E6DB7"/>
    <w:rsid w:val="004F255F"/>
    <w:rsid w:val="004F34A8"/>
    <w:rsid w:val="00512EF0"/>
    <w:rsid w:val="00515FCC"/>
    <w:rsid w:val="0053371D"/>
    <w:rsid w:val="00533B49"/>
    <w:rsid w:val="00550793"/>
    <w:rsid w:val="00552CF2"/>
    <w:rsid w:val="00557461"/>
    <w:rsid w:val="0056517B"/>
    <w:rsid w:val="005668E3"/>
    <w:rsid w:val="00567228"/>
    <w:rsid w:val="00571D10"/>
    <w:rsid w:val="0057681D"/>
    <w:rsid w:val="00580F0F"/>
    <w:rsid w:val="00592A92"/>
    <w:rsid w:val="00597F70"/>
    <w:rsid w:val="005A37B9"/>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12F6"/>
    <w:rsid w:val="005F7F9B"/>
    <w:rsid w:val="00601245"/>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068C"/>
    <w:rsid w:val="006711DF"/>
    <w:rsid w:val="00672377"/>
    <w:rsid w:val="0067526C"/>
    <w:rsid w:val="00675791"/>
    <w:rsid w:val="00677223"/>
    <w:rsid w:val="00692E7C"/>
    <w:rsid w:val="006952C4"/>
    <w:rsid w:val="00695FE3"/>
    <w:rsid w:val="006964D8"/>
    <w:rsid w:val="006A3708"/>
    <w:rsid w:val="006A4395"/>
    <w:rsid w:val="006A5E1E"/>
    <w:rsid w:val="006B22D3"/>
    <w:rsid w:val="006B48D9"/>
    <w:rsid w:val="006C07F2"/>
    <w:rsid w:val="006C658E"/>
    <w:rsid w:val="006D28A0"/>
    <w:rsid w:val="006E3490"/>
    <w:rsid w:val="006E354A"/>
    <w:rsid w:val="00702519"/>
    <w:rsid w:val="00703885"/>
    <w:rsid w:val="00703F0B"/>
    <w:rsid w:val="00705845"/>
    <w:rsid w:val="007064DB"/>
    <w:rsid w:val="00706EAB"/>
    <w:rsid w:val="0070716A"/>
    <w:rsid w:val="00712E2C"/>
    <w:rsid w:val="00720F29"/>
    <w:rsid w:val="007213C2"/>
    <w:rsid w:val="007224C6"/>
    <w:rsid w:val="007228FE"/>
    <w:rsid w:val="00722C84"/>
    <w:rsid w:val="007269B0"/>
    <w:rsid w:val="00727034"/>
    <w:rsid w:val="0074549F"/>
    <w:rsid w:val="00746436"/>
    <w:rsid w:val="007471F6"/>
    <w:rsid w:val="00752C07"/>
    <w:rsid w:val="0075725C"/>
    <w:rsid w:val="00760AD3"/>
    <w:rsid w:val="00761DF7"/>
    <w:rsid w:val="00764C2C"/>
    <w:rsid w:val="00770AEC"/>
    <w:rsid w:val="0077175C"/>
    <w:rsid w:val="007748DF"/>
    <w:rsid w:val="00782F1C"/>
    <w:rsid w:val="007917E7"/>
    <w:rsid w:val="007A2589"/>
    <w:rsid w:val="007A7E4B"/>
    <w:rsid w:val="007B022E"/>
    <w:rsid w:val="007B14F3"/>
    <w:rsid w:val="007C62C5"/>
    <w:rsid w:val="007D288B"/>
    <w:rsid w:val="007D63B4"/>
    <w:rsid w:val="007F010C"/>
    <w:rsid w:val="008018FB"/>
    <w:rsid w:val="00806391"/>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812F8"/>
    <w:rsid w:val="00885B13"/>
    <w:rsid w:val="008906DA"/>
    <w:rsid w:val="00892FAD"/>
    <w:rsid w:val="008A3690"/>
    <w:rsid w:val="008A3D7D"/>
    <w:rsid w:val="008A5342"/>
    <w:rsid w:val="008A6650"/>
    <w:rsid w:val="008A6D41"/>
    <w:rsid w:val="008B240A"/>
    <w:rsid w:val="008B284A"/>
    <w:rsid w:val="008B3E3D"/>
    <w:rsid w:val="008B46A7"/>
    <w:rsid w:val="008B4AB2"/>
    <w:rsid w:val="008B78BB"/>
    <w:rsid w:val="008C25C8"/>
    <w:rsid w:val="008C6810"/>
    <w:rsid w:val="008F13A6"/>
    <w:rsid w:val="008F1CA2"/>
    <w:rsid w:val="008F3B0F"/>
    <w:rsid w:val="008F5DE8"/>
    <w:rsid w:val="00900122"/>
    <w:rsid w:val="00900D4D"/>
    <w:rsid w:val="0090268C"/>
    <w:rsid w:val="00906325"/>
    <w:rsid w:val="00916583"/>
    <w:rsid w:val="00922BA7"/>
    <w:rsid w:val="0092714E"/>
    <w:rsid w:val="0093116F"/>
    <w:rsid w:val="0093353C"/>
    <w:rsid w:val="0094108B"/>
    <w:rsid w:val="00942F33"/>
    <w:rsid w:val="00947D0D"/>
    <w:rsid w:val="00954CAE"/>
    <w:rsid w:val="00955DCB"/>
    <w:rsid w:val="009636B5"/>
    <w:rsid w:val="009673FD"/>
    <w:rsid w:val="00971569"/>
    <w:rsid w:val="00973661"/>
    <w:rsid w:val="00986725"/>
    <w:rsid w:val="00991484"/>
    <w:rsid w:val="009A0AC4"/>
    <w:rsid w:val="009A7E47"/>
    <w:rsid w:val="009C446A"/>
    <w:rsid w:val="009C5D87"/>
    <w:rsid w:val="009C737B"/>
    <w:rsid w:val="009D1EE0"/>
    <w:rsid w:val="009D2518"/>
    <w:rsid w:val="009D7868"/>
    <w:rsid w:val="009E064B"/>
    <w:rsid w:val="009E5FE9"/>
    <w:rsid w:val="009F1E4D"/>
    <w:rsid w:val="00A02AD8"/>
    <w:rsid w:val="00A030A8"/>
    <w:rsid w:val="00A0544D"/>
    <w:rsid w:val="00A10CCE"/>
    <w:rsid w:val="00A12087"/>
    <w:rsid w:val="00A15ED7"/>
    <w:rsid w:val="00A2305F"/>
    <w:rsid w:val="00A24F4B"/>
    <w:rsid w:val="00A25EB9"/>
    <w:rsid w:val="00A30140"/>
    <w:rsid w:val="00A31C33"/>
    <w:rsid w:val="00A3450A"/>
    <w:rsid w:val="00A3527C"/>
    <w:rsid w:val="00A517AF"/>
    <w:rsid w:val="00A51E3F"/>
    <w:rsid w:val="00A52C73"/>
    <w:rsid w:val="00A60D52"/>
    <w:rsid w:val="00A611CA"/>
    <w:rsid w:val="00A66F5C"/>
    <w:rsid w:val="00A70BBC"/>
    <w:rsid w:val="00A71256"/>
    <w:rsid w:val="00A71D4F"/>
    <w:rsid w:val="00A734F9"/>
    <w:rsid w:val="00A93D21"/>
    <w:rsid w:val="00A9408C"/>
    <w:rsid w:val="00A940D6"/>
    <w:rsid w:val="00AA1692"/>
    <w:rsid w:val="00AA6C5F"/>
    <w:rsid w:val="00AB4B11"/>
    <w:rsid w:val="00AB5B66"/>
    <w:rsid w:val="00AC32E5"/>
    <w:rsid w:val="00AC3D07"/>
    <w:rsid w:val="00AD07E0"/>
    <w:rsid w:val="00AD3E10"/>
    <w:rsid w:val="00AE0084"/>
    <w:rsid w:val="00AF15B7"/>
    <w:rsid w:val="00AF66E1"/>
    <w:rsid w:val="00B013A7"/>
    <w:rsid w:val="00B02C33"/>
    <w:rsid w:val="00B04592"/>
    <w:rsid w:val="00B061B4"/>
    <w:rsid w:val="00B07C18"/>
    <w:rsid w:val="00B10866"/>
    <w:rsid w:val="00B1484E"/>
    <w:rsid w:val="00B223F0"/>
    <w:rsid w:val="00B36FA5"/>
    <w:rsid w:val="00B414D2"/>
    <w:rsid w:val="00B479B3"/>
    <w:rsid w:val="00B60734"/>
    <w:rsid w:val="00B6255F"/>
    <w:rsid w:val="00B71E10"/>
    <w:rsid w:val="00B7317C"/>
    <w:rsid w:val="00B7325D"/>
    <w:rsid w:val="00B75313"/>
    <w:rsid w:val="00B75DDB"/>
    <w:rsid w:val="00B85BD5"/>
    <w:rsid w:val="00B900CE"/>
    <w:rsid w:val="00B9756D"/>
    <w:rsid w:val="00BA783C"/>
    <w:rsid w:val="00BB386A"/>
    <w:rsid w:val="00BC1A43"/>
    <w:rsid w:val="00BC44F8"/>
    <w:rsid w:val="00BC5E28"/>
    <w:rsid w:val="00BD0247"/>
    <w:rsid w:val="00BF040E"/>
    <w:rsid w:val="00BF13ED"/>
    <w:rsid w:val="00BF4E3A"/>
    <w:rsid w:val="00BF56A6"/>
    <w:rsid w:val="00C05436"/>
    <w:rsid w:val="00C07736"/>
    <w:rsid w:val="00C165CD"/>
    <w:rsid w:val="00C265F2"/>
    <w:rsid w:val="00C34F0F"/>
    <w:rsid w:val="00C41105"/>
    <w:rsid w:val="00C431F9"/>
    <w:rsid w:val="00C446D1"/>
    <w:rsid w:val="00C45AE0"/>
    <w:rsid w:val="00C53E75"/>
    <w:rsid w:val="00C54F91"/>
    <w:rsid w:val="00C62A98"/>
    <w:rsid w:val="00C637C7"/>
    <w:rsid w:val="00C67EB2"/>
    <w:rsid w:val="00C72F17"/>
    <w:rsid w:val="00C7495E"/>
    <w:rsid w:val="00C77A46"/>
    <w:rsid w:val="00C8562D"/>
    <w:rsid w:val="00CA0E51"/>
    <w:rsid w:val="00CA2F5B"/>
    <w:rsid w:val="00CA5BDA"/>
    <w:rsid w:val="00CA7D61"/>
    <w:rsid w:val="00CC6A75"/>
    <w:rsid w:val="00CD03B7"/>
    <w:rsid w:val="00CE22EA"/>
    <w:rsid w:val="00CE51C8"/>
    <w:rsid w:val="00D14169"/>
    <w:rsid w:val="00D211DD"/>
    <w:rsid w:val="00D24DCC"/>
    <w:rsid w:val="00D26C24"/>
    <w:rsid w:val="00D43942"/>
    <w:rsid w:val="00D5670A"/>
    <w:rsid w:val="00D6594B"/>
    <w:rsid w:val="00D663AC"/>
    <w:rsid w:val="00D704B0"/>
    <w:rsid w:val="00D70C86"/>
    <w:rsid w:val="00D8618A"/>
    <w:rsid w:val="00D87C3B"/>
    <w:rsid w:val="00DA643A"/>
    <w:rsid w:val="00DC104F"/>
    <w:rsid w:val="00DC67B8"/>
    <w:rsid w:val="00DD223B"/>
    <w:rsid w:val="00DD7440"/>
    <w:rsid w:val="00DF6AA2"/>
    <w:rsid w:val="00E01494"/>
    <w:rsid w:val="00E0341C"/>
    <w:rsid w:val="00E04EAE"/>
    <w:rsid w:val="00E15453"/>
    <w:rsid w:val="00E17604"/>
    <w:rsid w:val="00E24D56"/>
    <w:rsid w:val="00E46A5A"/>
    <w:rsid w:val="00E72CE7"/>
    <w:rsid w:val="00E75BD7"/>
    <w:rsid w:val="00E841A5"/>
    <w:rsid w:val="00E94BF2"/>
    <w:rsid w:val="00E95365"/>
    <w:rsid w:val="00EA1E2C"/>
    <w:rsid w:val="00EA68E3"/>
    <w:rsid w:val="00EB1F2A"/>
    <w:rsid w:val="00EC18C7"/>
    <w:rsid w:val="00EC2A94"/>
    <w:rsid w:val="00EC2E0B"/>
    <w:rsid w:val="00EC64E6"/>
    <w:rsid w:val="00ED092F"/>
    <w:rsid w:val="00ED2EBF"/>
    <w:rsid w:val="00ED52F9"/>
    <w:rsid w:val="00F00B11"/>
    <w:rsid w:val="00F020C4"/>
    <w:rsid w:val="00F0728B"/>
    <w:rsid w:val="00F117BD"/>
    <w:rsid w:val="00F15282"/>
    <w:rsid w:val="00F20C26"/>
    <w:rsid w:val="00F24479"/>
    <w:rsid w:val="00F35649"/>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91981"/>
    <w:rsid w:val="00FB4131"/>
    <w:rsid w:val="00FD2BB0"/>
    <w:rsid w:val="00FD313B"/>
    <w:rsid w:val="00FD6D2A"/>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484E"/>
    <w:pPr>
      <w:widowControl w:val="0"/>
      <w:spacing w:line="360" w:lineRule="auto"/>
      <w:ind w:firstLineChars="200" w:firstLine="200"/>
      <w:jc w:val="both"/>
    </w:pPr>
    <w:rPr>
      <w:rFonts w:ascii="Arial" w:eastAsia="宋体" w:hAnsi="Arial"/>
      <w:sz w:val="24"/>
    </w:rPr>
  </w:style>
  <w:style w:type="paragraph" w:styleId="1">
    <w:name w:val="heading 1"/>
    <w:basedOn w:val="3"/>
    <w:next w:val="a"/>
    <w:link w:val="10"/>
    <w:uiPriority w:val="9"/>
    <w:qFormat/>
    <w:rsid w:val="008F3B0F"/>
    <w:pPr>
      <w:numPr>
        <w:ilvl w:val="0"/>
      </w:numPr>
      <w:jc w:val="center"/>
      <w:outlineLvl w:val="0"/>
    </w:pPr>
  </w:style>
  <w:style w:type="paragraph" w:styleId="2">
    <w:name w:val="heading 2"/>
    <w:basedOn w:val="4"/>
    <w:next w:val="a"/>
    <w:link w:val="20"/>
    <w:uiPriority w:val="9"/>
    <w:unhideWhenUsed/>
    <w:qFormat/>
    <w:rsid w:val="005C1874"/>
    <w:pPr>
      <w:numPr>
        <w:ilvl w:val="1"/>
        <w:numId w:val="24"/>
      </w:numPr>
      <w:spacing w:beforeLines="50" w:before="50" w:afterLines="50" w:after="50" w:line="360" w:lineRule="auto"/>
      <w:outlineLvl w:val="1"/>
    </w:pPr>
    <w:rPr>
      <w:rFonts w:ascii="宋体" w:eastAsia="宋体" w:hAnsi="宋体"/>
      <w:sz w:val="24"/>
      <w:szCs w:val="24"/>
    </w:rPr>
  </w:style>
  <w:style w:type="paragraph" w:styleId="3">
    <w:name w:val="heading 3"/>
    <w:basedOn w:val="a"/>
    <w:next w:val="a"/>
    <w:link w:val="30"/>
    <w:uiPriority w:val="9"/>
    <w:unhideWhenUsed/>
    <w:qFormat/>
    <w:rsid w:val="00AD3E10"/>
    <w:pPr>
      <w:keepNext/>
      <w:keepLines/>
      <w:numPr>
        <w:ilvl w:val="2"/>
        <w:numId w:val="24"/>
      </w:numPr>
      <w:spacing w:beforeLines="50" w:before="50" w:afterLines="50" w:after="50" w:line="415" w:lineRule="auto"/>
      <w:ind w:firstLineChars="0" w:firstLine="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3B0F"/>
    <w:rPr>
      <w:rFonts w:ascii="宋体" w:eastAsia="宋体" w:hAnsi="宋体"/>
      <w:b/>
      <w:bCs/>
      <w:sz w:val="24"/>
      <w:szCs w:val="28"/>
    </w:rPr>
  </w:style>
  <w:style w:type="character" w:customStyle="1" w:styleId="20">
    <w:name w:val="标题 2 字符"/>
    <w:basedOn w:val="a0"/>
    <w:link w:val="2"/>
    <w:uiPriority w:val="9"/>
    <w:rsid w:val="005C1874"/>
    <w:rPr>
      <w:rFonts w:ascii="宋体" w:eastAsia="宋体" w:hAnsi="宋体" w:cstheme="majorBidi"/>
      <w:b/>
      <w:bCs/>
      <w:sz w:val="24"/>
      <w:szCs w:val="24"/>
    </w:rPr>
  </w:style>
  <w:style w:type="character" w:customStyle="1" w:styleId="30">
    <w:name w:val="标题 3 字符"/>
    <w:basedOn w:val="a0"/>
    <w:link w:val="3"/>
    <w:uiPriority w:val="9"/>
    <w:rsid w:val="00AD3E10"/>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d">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jc w:val="left"/>
    </w:pPr>
    <w:rPr>
      <w:rFonts w:asciiTheme="minorHAnsi"/>
      <w:b/>
      <w:bCs/>
      <w:caps/>
      <w:szCs w:val="20"/>
    </w:rPr>
  </w:style>
  <w:style w:type="paragraph" w:styleId="TOC2">
    <w:name w:val="toc 2"/>
    <w:basedOn w:val="a"/>
    <w:next w:val="a"/>
    <w:autoRedefine/>
    <w:uiPriority w:val="39"/>
    <w:unhideWhenUsed/>
    <w:rsid w:val="008018FB"/>
    <w:pPr>
      <w:adjustRightInd w:val="0"/>
      <w:snapToGrid w:val="0"/>
      <w:ind w:left="238"/>
      <w:jc w:val="left"/>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jc w:val="left"/>
    </w:pPr>
    <w:rPr>
      <w:rFonts w:asciiTheme="minorHAnsi"/>
      <w:iCs/>
      <w:szCs w:val="20"/>
    </w:rPr>
  </w:style>
  <w:style w:type="paragraph" w:styleId="TOC4">
    <w:name w:val="toc 4"/>
    <w:basedOn w:val="a"/>
    <w:next w:val="a"/>
    <w:autoRedefine/>
    <w:uiPriority w:val="39"/>
    <w:unhideWhenUsed/>
    <w:rsid w:val="00A66F5C"/>
    <w:pPr>
      <w:ind w:left="720"/>
      <w:jc w:val="left"/>
    </w:pPr>
    <w:rPr>
      <w:rFonts w:asciiTheme="minorHAnsi" w:eastAsiaTheme="minorHAnsi"/>
      <w:sz w:val="18"/>
      <w:szCs w:val="18"/>
    </w:rPr>
  </w:style>
  <w:style w:type="paragraph" w:styleId="TOC6">
    <w:name w:val="toc 6"/>
    <w:basedOn w:val="a"/>
    <w:next w:val="a"/>
    <w:autoRedefine/>
    <w:uiPriority w:val="39"/>
    <w:unhideWhenUsed/>
    <w:rsid w:val="00A66F5C"/>
    <w:pPr>
      <w:ind w:left="1200"/>
      <w:jc w:val="left"/>
    </w:pPr>
    <w:rPr>
      <w:rFonts w:asciiTheme="minorHAnsi" w:eastAsiaTheme="minorHAnsi"/>
      <w:sz w:val="18"/>
      <w:szCs w:val="18"/>
    </w:rPr>
  </w:style>
  <w:style w:type="paragraph" w:styleId="TOC5">
    <w:name w:val="toc 5"/>
    <w:basedOn w:val="a"/>
    <w:next w:val="a"/>
    <w:autoRedefine/>
    <w:uiPriority w:val="39"/>
    <w:unhideWhenUsed/>
    <w:rsid w:val="00A66F5C"/>
    <w:pPr>
      <w:ind w:left="960"/>
      <w:jc w:val="left"/>
    </w:pPr>
    <w:rPr>
      <w:rFonts w:asciiTheme="minorHAnsi" w:eastAsiaTheme="minorHAnsi"/>
      <w:sz w:val="18"/>
      <w:szCs w:val="18"/>
    </w:rPr>
  </w:style>
  <w:style w:type="paragraph" w:styleId="TOC7">
    <w:name w:val="toc 7"/>
    <w:basedOn w:val="a"/>
    <w:next w:val="a"/>
    <w:autoRedefine/>
    <w:uiPriority w:val="39"/>
    <w:unhideWhenUsed/>
    <w:rsid w:val="00A66F5C"/>
    <w:pPr>
      <w:ind w:left="1440"/>
      <w:jc w:val="left"/>
    </w:pPr>
    <w:rPr>
      <w:rFonts w:asciiTheme="minorHAnsi" w:eastAsiaTheme="minorHAnsi"/>
      <w:sz w:val="18"/>
      <w:szCs w:val="18"/>
    </w:rPr>
  </w:style>
  <w:style w:type="paragraph" w:styleId="TOC8">
    <w:name w:val="toc 8"/>
    <w:basedOn w:val="a"/>
    <w:next w:val="a"/>
    <w:autoRedefine/>
    <w:uiPriority w:val="39"/>
    <w:unhideWhenUsed/>
    <w:rsid w:val="00A66F5C"/>
    <w:pPr>
      <w:ind w:left="1680"/>
      <w:jc w:val="left"/>
    </w:pPr>
    <w:rPr>
      <w:rFonts w:asciiTheme="minorHAnsi" w:eastAsiaTheme="minorHAnsi"/>
      <w:sz w:val="18"/>
      <w:szCs w:val="18"/>
    </w:rPr>
  </w:style>
  <w:style w:type="paragraph" w:styleId="TOC9">
    <w:name w:val="toc 9"/>
    <w:basedOn w:val="a"/>
    <w:next w:val="a"/>
    <w:autoRedefine/>
    <w:uiPriority w:val="39"/>
    <w:unhideWhenUsed/>
    <w:rsid w:val="00A66F5C"/>
    <w:pPr>
      <w:ind w:left="1920"/>
      <w:jc w:val="left"/>
    </w:pPr>
    <w:rPr>
      <w:rFonts w:asciiTheme="minorHAnsi" w:eastAsiaTheme="minorHAnsi"/>
      <w:sz w:val="18"/>
      <w:szCs w:val="18"/>
    </w:rPr>
  </w:style>
  <w:style w:type="paragraph" w:styleId="ae">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
    <w:name w:val="图片"/>
    <w:basedOn w:val="a"/>
    <w:link w:val="af0"/>
    <w:qFormat/>
    <w:rsid w:val="000D19EA"/>
    <w:pPr>
      <w:ind w:firstLineChars="0" w:firstLine="0"/>
      <w:jc w:val="center"/>
    </w:pPr>
  </w:style>
  <w:style w:type="character" w:customStyle="1" w:styleId="af0">
    <w:name w:val="图片 字符"/>
    <w:basedOn w:val="30"/>
    <w:link w:val="af"/>
    <w:rsid w:val="000D19EA"/>
    <w:rPr>
      <w:rFonts w:ascii="Arial" w:eastAsia="宋体" w:hAnsi="Arial"/>
      <w:b w:val="0"/>
      <w:bCs w:val="0"/>
      <w:sz w:val="24"/>
      <w:szCs w:val="28"/>
    </w:rPr>
  </w:style>
  <w:style w:type="character" w:styleId="af1">
    <w:name w:val="Unresolved Mention"/>
    <w:basedOn w:val="a0"/>
    <w:uiPriority w:val="99"/>
    <w:semiHidden/>
    <w:unhideWhenUsed/>
    <w:rsid w:val="00FD313B"/>
    <w:rPr>
      <w:color w:val="605E5C"/>
      <w:shd w:val="clear" w:color="auto" w:fill="E1DFDD"/>
    </w:rPr>
  </w:style>
  <w:style w:type="character" w:styleId="af2">
    <w:name w:val="annotation reference"/>
    <w:basedOn w:val="a0"/>
    <w:uiPriority w:val="99"/>
    <w:semiHidden/>
    <w:unhideWhenUsed/>
    <w:rsid w:val="00C77A46"/>
    <w:rPr>
      <w:sz w:val="21"/>
      <w:szCs w:val="21"/>
    </w:rPr>
  </w:style>
  <w:style w:type="paragraph" w:styleId="af3">
    <w:name w:val="annotation text"/>
    <w:basedOn w:val="a"/>
    <w:link w:val="af4"/>
    <w:uiPriority w:val="99"/>
    <w:unhideWhenUsed/>
    <w:rsid w:val="00C77A46"/>
    <w:pPr>
      <w:jc w:val="left"/>
    </w:pPr>
  </w:style>
  <w:style w:type="character" w:customStyle="1" w:styleId="af4">
    <w:name w:val="批注文字 字符"/>
    <w:basedOn w:val="a0"/>
    <w:link w:val="af3"/>
    <w:uiPriority w:val="99"/>
    <w:rsid w:val="00C77A46"/>
    <w:rPr>
      <w:rFonts w:ascii="Arial" w:eastAsia="宋体" w:hAnsi="Arial"/>
      <w:sz w:val="24"/>
    </w:rPr>
  </w:style>
  <w:style w:type="paragraph" w:styleId="af5">
    <w:name w:val="annotation subject"/>
    <w:basedOn w:val="af3"/>
    <w:next w:val="af3"/>
    <w:link w:val="af6"/>
    <w:uiPriority w:val="99"/>
    <w:semiHidden/>
    <w:unhideWhenUsed/>
    <w:rsid w:val="00C77A46"/>
    <w:rPr>
      <w:b/>
      <w:bCs/>
    </w:rPr>
  </w:style>
  <w:style w:type="character" w:customStyle="1" w:styleId="af6">
    <w:name w:val="批注主题 字符"/>
    <w:basedOn w:val="af4"/>
    <w:link w:val="af5"/>
    <w:uiPriority w:val="99"/>
    <w:semiHidden/>
    <w:rsid w:val="00C77A46"/>
    <w:rPr>
      <w:rFonts w:ascii="Arial" w:eastAsia="宋体"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book.douban.com/press/2609"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hyperlink" Target="https://book.douban.com/press/26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book.douban.com/press/2609" TargetMode="External"/><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book.douban.com/press/2609" TargetMode="External"/><Relationship Id="rId20" Type="http://schemas.openxmlformats.org/officeDocument/2006/relationships/footer" Target="footer4.xml"/><Relationship Id="rId41" Type="http://schemas.openxmlformats.org/officeDocument/2006/relationships/hyperlink" Target="https://book.douban.com/press/260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3811</TotalTime>
  <Pages>44</Pages>
  <Words>5388</Words>
  <Characters>30714</Characters>
  <Application>Microsoft Office Word</Application>
  <DocSecurity>0</DocSecurity>
  <Lines>255</Lines>
  <Paragraphs>72</Paragraphs>
  <ScaleCrop>false</ScaleCrop>
  <Company/>
  <LinksUpToDate>false</LinksUpToDate>
  <CharactersWithSpaces>36030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rv734</cp:lastModifiedBy>
  <cp:revision>298</cp:revision>
  <dcterms:created xsi:type="dcterms:W3CDTF">2023-02-21T14:14:00Z</dcterms:created>
  <dcterms:modified xsi:type="dcterms:W3CDTF">2023-05-03T09:05:00Z</dcterms:modified>
</cp:coreProperties>
</file>